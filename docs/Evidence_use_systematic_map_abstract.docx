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02">
      <w:pPr>
        <w:spacing w:line="480" w:lineRule="auto"/>
        <w:rPr>
          <w:b w:val="1"/>
          <w:bCs w:val="1"/>
        </w:rPr>
      </w:pPr>
      <w:r w:rsidDel="00000000" w:rsidR="00000000" w:rsidRPr="00000000">
        <w:rPr>
          <w:rtl w:val="0"/>
        </w:rPr>
      </w:r>
    </w:p>
    <w:p w:rsidR="00000000" w:rsidDel="00000000" w:rsidP="00000000" w:rsidRDefault="00000000" w:rsidRPr="00000000" w14:paraId="00000003">
      <w:pPr>
        <w:spacing w:line="480" w:lineRule="auto"/>
        <w:rPr>
          <w:b w:val="1"/>
          <w:bCs w:val="1"/>
          <w:u w:val="single"/>
        </w:rPr>
      </w:pPr>
      <w:r w:rsidDel="00000000" w:rsidR="00000000" w:rsidRPr="00000000">
        <w:rPr>
          <w:b w:val="1"/>
          <w:bCs w:val="1"/>
          <w:u w:val="single"/>
          <w:rtl w:val="0"/>
        </w:rPr>
        <w:t xml:space="preserve">English version</w:t>
      </w:r>
    </w:p>
    <w:p w:rsidR="00000000" w:rsidDel="00000000" w:rsidP="00000000" w:rsidRDefault="00000000" w:rsidRPr="00000000" w14:paraId="00000004">
      <w:pPr>
        <w:spacing w:line="480" w:lineRule="auto"/>
        <w:rPr>
          <w:b w:val="1"/>
          <w:bCs w:val="1"/>
        </w:rPr>
      </w:pPr>
      <w:r w:rsidDel="00000000" w:rsidR="00000000" w:rsidRPr="00000000">
        <w:rPr>
          <w:rtl w:val="0"/>
        </w:rPr>
      </w:r>
    </w:p>
    <w:p w:rsidR="00000000" w:rsidDel="00000000" w:rsidP="00000000" w:rsidRDefault="00000000" w:rsidRPr="00000000" w14:paraId="00000005">
      <w:pPr>
        <w:numPr>
          <w:ilvl w:val="0"/>
          <w:numId w:val="2"/>
        </w:numPr>
        <w:spacing w:line="480" w:lineRule="auto"/>
        <w:ind w:left="720" w:hanging="360"/>
        <w:rPr/>
      </w:pPr>
      <w:r w:rsidDel="00000000" w:rsidR="00000000" w:rsidRPr="00000000">
        <w:rPr>
          <w:rtl w:val="0"/>
        </w:rPr>
        <w:t xml:space="preserve">Evidence-based conservation has the potential to improve biodiversity outcomes. However, despite efforts to promote the use of scientific evidence in conservation, many conservation decisions do not. To strengthen the evidence use in conservation, it is vital to understand which factors influence the use of scientific evidence in decisions-making. Although there are numerous studies on the use of scientific evidence in conservation decision-making, there has been no comprehensive attempt to characterise this literature .</w:t>
      </w:r>
    </w:p>
    <w:p w:rsidR="00000000" w:rsidDel="00000000" w:rsidP="00000000" w:rsidRDefault="00000000" w:rsidRPr="00000000" w14:paraId="00000006">
      <w:pPr>
        <w:numPr>
          <w:ilvl w:val="0"/>
          <w:numId w:val="2"/>
        </w:numPr>
        <w:spacing w:line="480" w:lineRule="auto"/>
        <w:ind w:left="720" w:hanging="360"/>
        <w:rPr/>
      </w:pPr>
      <w:r w:rsidDel="00000000" w:rsidR="00000000" w:rsidRPr="00000000">
        <w:rPr>
          <w:rtl w:val="0"/>
        </w:rPr>
        <w:t xml:space="preserve">To fill this knowledge gap, we conducted a systematic map to characterise the literature on factors that impact evidence use in conservation decision-making, to identify where research has been conducted, which actors have been the focus of studies, and what factors influence the use of scientific evidence. Our searches and screening identified 167 relevant studies. </w:t>
      </w:r>
    </w:p>
    <w:p w:rsidR="00000000" w:rsidDel="00000000" w:rsidP="00000000" w:rsidRDefault="00000000" w:rsidRPr="00000000" w14:paraId="00000007">
      <w:pPr>
        <w:numPr>
          <w:ilvl w:val="0"/>
          <w:numId w:val="2"/>
        </w:numPr>
        <w:spacing w:line="480" w:lineRule="auto"/>
        <w:ind w:left="720" w:hanging="360"/>
        <w:rPr/>
      </w:pPr>
      <w:r w:rsidDel="00000000" w:rsidR="00000000" w:rsidRPr="00000000">
        <w:rPr>
          <w:rtl w:val="0"/>
        </w:rPr>
        <w:t xml:space="preserve">We identified a strong bias in the evidence literature towards English-speaking countries. Few studies reported focal ecosystems, taxonomic groups or threats, but those that did typically focused on marine, forest, or freshwater systems. The majority of studies investigated practitioners and researchers as actors, while relatively few studies included policymakers or other actors.</w:t>
      </w:r>
    </w:p>
    <w:p w:rsidR="00000000" w:rsidDel="00000000" w:rsidP="00000000" w:rsidRDefault="00000000" w:rsidRPr="00000000" w14:paraId="00000008">
      <w:pPr>
        <w:numPr>
          <w:ilvl w:val="0"/>
          <w:numId w:val="2"/>
        </w:numPr>
        <w:spacing w:line="480" w:lineRule="auto"/>
        <w:ind w:left="720" w:hanging="360"/>
        <w:rPr/>
      </w:pPr>
      <w:r w:rsidDel="00000000" w:rsidR="00000000" w:rsidRPr="00000000">
        <w:rPr>
          <w:rtl w:val="0"/>
        </w:rPr>
        <w:t xml:space="preserve">Regarding factors influencing evidence use, relationships between scientists and decision makers, and the capacity and resources of conservation organisations were those most commonly reported. Factors relating to the characteristics of the evidence itself and the characteristics of practitioners/policymakers, their organisations, and decision contexts were frequently referenced, but few studies addressed factors relating to researchers and research organisations.</w:t>
      </w:r>
    </w:p>
    <w:p w:rsidR="00000000" w:rsidDel="00000000" w:rsidP="00000000" w:rsidRDefault="00000000" w:rsidRPr="00000000" w14:paraId="00000009">
      <w:pPr>
        <w:numPr>
          <w:ilvl w:val="0"/>
          <w:numId w:val="2"/>
        </w:numPr>
        <w:spacing w:line="480" w:lineRule="auto"/>
        <w:ind w:left="720" w:hanging="360"/>
        <w:rPr/>
      </w:pPr>
      <w:r w:rsidDel="00000000" w:rsidR="00000000" w:rsidRPr="00000000">
        <w:rPr>
          <w:i w:val="1"/>
          <w:iCs w:val="1"/>
          <w:rtl w:val="0"/>
        </w:rPr>
        <w:t xml:space="preserve">Synthesis and applications</w:t>
      </w:r>
      <w:r w:rsidDel="00000000" w:rsidR="00000000" w:rsidRPr="00000000">
        <w:rPr>
          <w:rtl w:val="0"/>
        </w:rPr>
        <w:t xml:space="preserve">. Researchers should move from characterising factors impacting scientific evidence use in conservation decisions, to identifying and testing interventions. Since these factors are interlinked, implementation and testing of actions that tackle multiple barriers should be prioritised. Decision-makers should aim to engage early with researchers when defining management and policy questions, articulate their knowledge needs clearly, and, where possible, invest in mechanisms to facilitate dialogue and interpretation of evidence. Together, these approaches have the potential to promote evidence-based conservation practice and policy, resulting in improved biodiversity outcomes.</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line="480" w:lineRule="auto"/>
        <w:rPr>
          <w:b w:val="1"/>
          <w:bCs w:val="1"/>
          <w:u w:val="single"/>
        </w:rPr>
      </w:pPr>
      <w:r w:rsidDel="00000000" w:rsidR="00000000" w:rsidRPr="00000000">
        <w:rPr>
          <w:b w:val="1"/>
          <w:bCs w:val="1"/>
          <w:u w:val="single"/>
          <w:rtl w:val="0"/>
        </w:rPr>
        <w:t xml:space="preserve">Spanish version (Santiago, Violeta, Alvaro, Noelia</w:t>
      </w:r>
      <w:r w:rsidDel="00000000" w:rsidR="00000000" w:rsidRPr="00000000">
        <w:rPr>
          <w:b w:val="1"/>
          <w:bCs w:val="1"/>
          <w:u w:val="single"/>
          <w:rtl w:val="0"/>
        </w:rPr>
        <w:t xml:space="preserve">)</w:t>
      </w:r>
      <w:r w:rsidDel="00000000" w:rsidR="00000000" w:rsidRPr="00000000">
        <w:rPr>
          <w:rtl w:val="0"/>
        </w:rPr>
      </w:r>
    </w:p>
    <w:p w:rsidR="00000000" w:rsidDel="00000000" w:rsidP="00000000" w:rsidRDefault="00000000" w:rsidRPr="00000000" w14:paraId="0000000C">
      <w:pPr>
        <w:numPr>
          <w:ilvl w:val="0"/>
          <w:numId w:val="1"/>
        </w:numPr>
        <w:spacing w:after="0" w:afterAutospacing="0" w:line="480" w:lineRule="auto"/>
        <w:ind w:left="720" w:hanging="360"/>
      </w:pPr>
      <w:r w:rsidDel="00000000" w:rsidR="00000000" w:rsidRPr="00000000">
        <w:rPr>
          <w:rtl w:val="0"/>
        </w:rPr>
        <w:t xml:space="preserve">Las prácticas de conservación basadas en la evidencia científica</w:t>
      </w:r>
      <w:sdt>
        <w:sdtPr>
          <w:id w:val="-1347826201"/>
          <w:tag w:val="goog_rdk_0"/>
        </w:sdtPr>
        <w:sdtContent>
          <w:commentRangeStart w:id="0"/>
        </w:sdtContent>
      </w:sdt>
      <w:r w:rsidDel="00000000" w:rsidR="00000000" w:rsidRPr="00000000">
        <w:rPr>
          <w:rtl w:val="0"/>
        </w:rPr>
        <w:t xml:space="preserve"> tienen el potencial de mejorar los resultados en materia de biodiversidad</w:t>
      </w:r>
      <w:sdt>
        <w:sdtPr>
          <w:id w:val="-1229601797"/>
          <w:tag w:val="goog_rdk_1"/>
        </w:sdtPr>
        <w:sdtContent>
          <w:del w:author="Violeta Furlan" w:id="0" w:date="2026-06-05T13:33:02Z">
            <w:r w:rsidDel="00000000" w:rsidR="00000000" w:rsidRPr="00000000">
              <w:rPr>
                <w:rtl w:val="0"/>
              </w:rPr>
              <w:delText xml:space="preserve">s</w:delText>
            </w:r>
          </w:del>
        </w:sdtContent>
      </w:sdt>
      <w:r w:rsidDel="00000000" w:rsidR="00000000" w:rsidRPr="00000000">
        <w:rPr>
          <w:rtl w:val="0"/>
        </w:rPr>
        <w:t xml:space="preserve">.</w:t>
      </w:r>
      <w:commentRangeEnd w:id="0"/>
      <w:r w:rsidDel="00000000" w:rsidR="00000000" w:rsidRPr="00000000">
        <w:commentReference w:id="0"/>
      </w:r>
      <w:r w:rsidDel="00000000" w:rsidR="00000000" w:rsidRPr="00000000">
        <w:rPr>
          <w:rtl w:val="0"/>
        </w:rPr>
        <w:t xml:space="preserve"> Sin embargo, a pesar de los esfuerzos por promover el uso de la evidencia científica en la conservación, gran parte de la toma de decisiones aún no las tiene en consideración. Por ello,  es fundamental comprender qué factores influyen en el uso  del conocimiento científico para la toma de decisiones. Aunque existen numerosos estudios al respecto, hasta ahora no se había realizado ningún esfuerzo exhaustivo para categorizar dicha bibliografía.</w:t>
      </w:r>
    </w:p>
    <w:p w:rsidR="00000000" w:rsidDel="00000000" w:rsidP="00000000" w:rsidRDefault="00000000" w:rsidRPr="00000000" w14:paraId="0000000D">
      <w:pPr>
        <w:numPr>
          <w:ilvl w:val="0"/>
          <w:numId w:val="1"/>
        </w:numPr>
        <w:spacing w:after="0" w:afterAutospacing="0" w:line="480" w:lineRule="auto"/>
        <w:ind w:left="720" w:hanging="360"/>
      </w:pPr>
      <w:r w:rsidDel="00000000" w:rsidR="00000000" w:rsidRPr="00000000">
        <w:rPr>
          <w:rtl w:val="0"/>
        </w:rPr>
        <w:t xml:space="preserve">Para solventar esta brecha de conocimiento, realizamos un mapeo sistemático de literatura para caracterizar </w:t>
      </w:r>
      <w:sdt>
        <w:sdtPr>
          <w:id w:val="-523874022"/>
          <w:tag w:val="goog_rdk_2"/>
        </w:sdtPr>
        <w:sdtContent>
          <w:del w:author="Violeta Furlan" w:id="1" w:date="2026-06-05T13:35:40Z">
            <w:r w:rsidDel="00000000" w:rsidR="00000000" w:rsidRPr="00000000">
              <w:rPr>
                <w:rtl w:val="0"/>
              </w:rPr>
              <w:delText xml:space="preserve">dicha literatura en base a </w:delText>
            </w:r>
          </w:del>
        </w:sdtContent>
      </w:sdt>
      <w:r w:rsidDel="00000000" w:rsidR="00000000" w:rsidRPr="00000000">
        <w:rPr>
          <w:rtl w:val="0"/>
        </w:rPr>
        <w:t xml:space="preserve">los factores que influyen en el uso de la evidencia en la toma de decisiones en conservación. Se buscó determinar dónde se  han realizado las investigaciones, qué actores han sido objeto de los estudios y qué factores influyen en el uso de la evidencia científica. La  búsqueda bibliográfica y posterior selección permitió identificar 167 estudios relevantes.</w:t>
      </w:r>
    </w:p>
    <w:p w:rsidR="00000000" w:rsidDel="00000000" w:rsidP="00000000" w:rsidRDefault="00000000" w:rsidRPr="00000000" w14:paraId="0000000E">
      <w:pPr>
        <w:numPr>
          <w:ilvl w:val="0"/>
          <w:numId w:val="1"/>
        </w:numPr>
        <w:spacing w:line="480" w:lineRule="auto"/>
        <w:ind w:left="720" w:hanging="360"/>
        <w:rPr>
          <w:u w:val="none"/>
        </w:rPr>
      </w:pPr>
      <w:r w:rsidDel="00000000" w:rsidR="00000000" w:rsidRPr="00000000">
        <w:rPr>
          <w:rtl w:val="0"/>
        </w:rPr>
        <w:t xml:space="preserve">Identificamos un marcado sesgo en la bibliografía analizada en favor de países anglófonos. Pocos estudios detallaban el tipo de ecosistema estudiado, el grupo taxonómico o amenazas concretas, y aquellos que lo hacían se enfocaban en sistemas marinos, forestales o de agua dulce. Respecto a los actores implicados, la mayoría de los estudios se centraron en gestores e investigadores, mientras que fueron relativamente pocos los que incluyeron a responsables políticos u otros actores. </w:t>
      </w:r>
    </w:p>
    <w:p w:rsidR="00000000" w:rsidDel="00000000" w:rsidP="00000000" w:rsidRDefault="00000000" w:rsidRPr="00000000" w14:paraId="0000000F">
      <w:pPr>
        <w:numPr>
          <w:ilvl w:val="0"/>
          <w:numId w:val="1"/>
        </w:numPr>
        <w:spacing w:line="480" w:lineRule="auto"/>
        <w:ind w:left="720" w:hanging="360"/>
        <w:rPr>
          <w:u w:val="none"/>
        </w:rPr>
      </w:pPr>
      <w:r w:rsidDel="00000000" w:rsidR="00000000" w:rsidRPr="00000000">
        <w:rPr>
          <w:rtl w:val="0"/>
        </w:rPr>
        <w:t xml:space="preserve">En cuanto a los factores que influyen en el uso de evidencia, los más citados fueron las relaciones entre científicos y responsables de la toma de decisiones, así como la capacidad y los recursos de las </w:t>
      </w:r>
      <w:r w:rsidDel="00000000" w:rsidR="00000000" w:rsidRPr="00000000">
        <w:rPr>
          <w:rtl w:val="0"/>
        </w:rPr>
        <w:t xml:space="preserve">organizaciones </w:t>
      </w:r>
      <w:r w:rsidDel="00000000" w:rsidR="00000000" w:rsidRPr="00000000">
        <w:rPr>
          <w:rtl w:val="0"/>
        </w:rPr>
        <w:t xml:space="preserve">de conservación. Además, se mencionaron con frecuencia factores relacionados con las características de la propia evidencia así como de  los </w:t>
      </w:r>
      <w:r w:rsidDel="00000000" w:rsidR="00000000" w:rsidRPr="00000000">
        <w:rPr>
          <w:rtl w:val="0"/>
        </w:rPr>
        <w:t xml:space="preserve">gestores </w:t>
      </w:r>
      <w:r w:rsidDel="00000000" w:rsidR="00000000" w:rsidRPr="00000000">
        <w:rPr>
          <w:rtl w:val="0"/>
        </w:rPr>
        <w:t xml:space="preserve">y legisladores, sus organizaciones y los contextos de tomas de decisiones. Pocos estudios abordaron los factores relacionados con los investigadores y las instituciones de investigación. </w:t>
      </w:r>
    </w:p>
    <w:p w:rsidR="00000000" w:rsidDel="00000000" w:rsidP="00000000" w:rsidRDefault="00000000" w:rsidRPr="00000000" w14:paraId="00000010">
      <w:pPr>
        <w:numPr>
          <w:ilvl w:val="0"/>
          <w:numId w:val="1"/>
        </w:numPr>
        <w:spacing w:after="160" w:line="480" w:lineRule="auto"/>
        <w:ind w:left="720" w:hanging="360"/>
      </w:pPr>
      <w:r w:rsidDel="00000000" w:rsidR="00000000" w:rsidRPr="00000000">
        <w:rPr>
          <w:rtl w:val="0"/>
        </w:rPr>
        <w:t xml:space="preserve">Síntesis y aplicaciones. Los investigadores deben pasar de caracterizar los factores que influyen en el uso de la evidencia científica a identificar y evaluar las  intervenciones en conservación. Dado que estos factores están interrelacionados, se sugiere priorizar las medidas de implementación y evaluación que planteen  múltiples obstáculos. Para que el uso de evidencia en conservación sea más efectivo, investigadores y responsables de la toma de decisiones deberían colaborar desde el inicio a la hora de definir las cuestiones de gestión y políticas. Los responsables de la toma de decisiones deberían tratar  definir con claridad sus necesidades de conocimiento y, cuando sea posible, invertir en mecanismos que faciliten el diálogo y la interpretación de la evidencia. En conjunto, estos enfoques tienen el potencial de promover prácticas y políticas de conservación basadas en la evidencia que se traduzcan en mejores resultados en la conservación de la biodiversidad.</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line="480" w:lineRule="auto"/>
        <w:rPr>
          <w:b w:val="1"/>
          <w:bCs w:val="1"/>
          <w:u w:val="single"/>
        </w:rPr>
      </w:pPr>
      <w:r w:rsidDel="00000000" w:rsidR="00000000" w:rsidRPr="00000000">
        <w:rPr>
          <w:b w:val="1"/>
          <w:bCs w:val="1"/>
          <w:u w:val="single"/>
          <w:rtl w:val="0"/>
        </w:rPr>
        <w:t xml:space="preserve">Portuguese version (Carlos, Catia)</w:t>
      </w:r>
    </w:p>
    <w:p w:rsidR="00000000" w:rsidDel="00000000" w:rsidP="00000000" w:rsidRDefault="00000000" w:rsidRPr="00000000" w14:paraId="00000013">
      <w:pPr>
        <w:widowControl w:val="0"/>
        <w:numPr>
          <w:ilvl w:val="0"/>
          <w:numId w:val="3"/>
        </w:numPr>
        <w:pBdr>
          <w:top w:space="0" w:sz="0" w:val="nil"/>
          <w:left w:space="0" w:sz="0" w:val="nil"/>
          <w:bottom w:space="0" w:sz="0" w:val="nil"/>
          <w:right w:space="0" w:sz="0" w:val="nil"/>
          <w:between w:space="0" w:sz="0" w:val="nil"/>
        </w:pBdr>
        <w:spacing w:line="480" w:lineRule="auto"/>
        <w:ind w:left="720" w:hanging="360"/>
        <w:rPr>
          <w:u w:val="none"/>
        </w:rPr>
      </w:pPr>
      <w:r w:rsidDel="00000000" w:rsidR="00000000" w:rsidRPr="00000000">
        <w:rPr>
          <w:rtl w:val="0"/>
        </w:rPr>
        <w:t xml:space="preserve"> A conservação baseada em evidência tem o potencial de melhorar os resultados para a biodiversidade. No entanto, apesar dos esforços para promover o uso de evidência científica na conservação, muitas decisões para a conservação ainda não </w:t>
      </w:r>
      <w:sdt>
        <w:sdtPr>
          <w:id w:val="1773594803"/>
          <w:tag w:val="goog_rdk_3"/>
        </w:sdtPr>
        <w:sdtContent>
          <w:ins w:author="Cátia Matos" w:id="2" w:date="2026-06-09T13:25:38Z"/>
          <w:sdt>
            <w:sdtPr>
              <w:id w:val="-1325229853"/>
              <w:tag w:val="goog_rdk_4"/>
            </w:sdtPr>
            <w:sdtContent>
              <w:ins w:author="Cátia Matos" w:id="2" w:date="2026-06-09T13:25:38Z">
                <w:r w:rsidDel="00000000" w:rsidR="00000000" w:rsidRPr="00000000">
                  <w:rPr>
                    <w:rtl w:val="0"/>
                    <w:rPrChange w:author="Cátia Matos" w:id="3" w:date="2026-06-09T13:25:38Z">
                      <w:rPr/>
                    </w:rPrChange>
                  </w:rPr>
                  <w:t xml:space="preserve">são</w:t>
                </w:r>
              </w:ins>
            </w:sdtContent>
          </w:sdt>
          <w:ins w:author="Cátia Matos" w:id="2" w:date="2026-06-09T13:25:38Z"/>
        </w:sdtContent>
      </w:sdt>
      <w:sdt>
        <w:sdtPr>
          <w:id w:val="-1261797169"/>
          <w:tag w:val="goog_rdk_5"/>
        </w:sdtPr>
        <w:sdtContent>
          <w:del w:author="Cátia Matos" w:id="2" w:date="2026-06-09T13:25:38Z"/>
          <w:sdt>
            <w:sdtPr>
              <w:id w:val="1795992734"/>
              <w:tag w:val="goog_rdk_6"/>
            </w:sdtPr>
            <w:sdtContent>
              <w:del w:author="Cátia Matos" w:id="2" w:date="2026-06-09T13:25:38Z">
                <w:r w:rsidDel="00000000" w:rsidR="00000000" w:rsidRPr="00000000">
                  <w:rPr>
                    <w:rtl w:val="0"/>
                    <w:rPrChange w:author="Cátia Matos" w:id="3" w:date="2026-06-09T13:25:38Z">
                      <w:rPr/>
                    </w:rPrChange>
                  </w:rPr>
                  <w:delText xml:space="preserve">sao</w:delText>
                </w:r>
              </w:del>
            </w:sdtContent>
          </w:sdt>
          <w:del w:author="Cátia Matos" w:id="2" w:date="2026-06-09T13:25:38Z"/>
        </w:sdtContent>
      </w:sdt>
      <w:r w:rsidDel="00000000" w:rsidR="00000000" w:rsidRPr="00000000">
        <w:rPr>
          <w:rtl w:val="0"/>
        </w:rPr>
        <w:t xml:space="preserve"> suportadas desta forma. Para fortalecer o uso de evidência na conservação, é fundamental compreender quais os fatores que influenciam o</w:t>
      </w:r>
      <w:sdt>
        <w:sdtPr>
          <w:id w:val="790271013"/>
          <w:tag w:val="goog_rdk_7"/>
        </w:sdtPr>
        <w:sdtContent>
          <w:ins w:author="Cátia Matos" w:id="4" w:date="2026-06-09T13:25:50Z">
            <w:r w:rsidDel="00000000" w:rsidR="00000000" w:rsidRPr="00000000">
              <w:rPr>
                <w:rtl w:val="0"/>
              </w:rPr>
              <w:t xml:space="preserve"> seu</w:t>
            </w:r>
          </w:ins>
        </w:sdtContent>
      </w:sdt>
      <w:r w:rsidDel="00000000" w:rsidR="00000000" w:rsidRPr="00000000">
        <w:rPr>
          <w:rtl w:val="0"/>
        </w:rPr>
        <w:t xml:space="preserve"> uso </w:t>
      </w:r>
      <w:sdt>
        <w:sdtPr>
          <w:id w:val="-1629102280"/>
          <w:tag w:val="goog_rdk_8"/>
        </w:sdtPr>
        <w:sdtContent>
          <w:del w:author="Cátia Matos" w:id="5" w:date="2026-06-09T13:25:55Z">
            <w:r w:rsidDel="00000000" w:rsidR="00000000" w:rsidRPr="00000000">
              <w:rPr>
                <w:rtl w:val="0"/>
              </w:rPr>
              <w:delText xml:space="preserve">de evidência científica </w:delText>
            </w:r>
          </w:del>
        </w:sdtContent>
      </w:sdt>
      <w:r w:rsidDel="00000000" w:rsidR="00000000" w:rsidRPr="00000000">
        <w:rPr>
          <w:rtl w:val="0"/>
        </w:rPr>
        <w:t xml:space="preserve">nos processos de tomada de decisão. Embora existam muitos estudos sobre o uso de evidências científicas na tomada de decisões em conservação, ainda não houve uma tentativa abrangente para caracterizar essa literatura.</w:t>
      </w:r>
    </w:p>
    <w:p w:rsidR="00000000" w:rsidDel="00000000" w:rsidP="00000000" w:rsidRDefault="00000000" w:rsidRPr="00000000" w14:paraId="00000014">
      <w:pPr>
        <w:widowControl w:val="0"/>
        <w:numPr>
          <w:ilvl w:val="0"/>
          <w:numId w:val="3"/>
        </w:numPr>
        <w:pBdr>
          <w:top w:space="0" w:sz="0" w:val="nil"/>
          <w:left w:space="0" w:sz="0" w:val="nil"/>
          <w:bottom w:space="0" w:sz="0" w:val="nil"/>
          <w:right w:space="0" w:sz="0" w:val="nil"/>
          <w:between w:space="0" w:sz="0" w:val="nil"/>
        </w:pBdr>
        <w:spacing w:line="480" w:lineRule="auto"/>
        <w:ind w:left="720" w:hanging="360"/>
        <w:rPr>
          <w:u w:val="none"/>
        </w:rPr>
      </w:pPr>
      <w:r w:rsidDel="00000000" w:rsidR="00000000" w:rsidRPr="00000000">
        <w:rPr>
          <w:rtl w:val="0"/>
        </w:rPr>
        <w:t xml:space="preserve">Para preencher essa lacuna de conhecimento, realizamos um mapeamento sistemático da literatura para caracterizar os fatores que afetam o uso de evidência na tomada de decisões em conservação. Identifica</w:t>
      </w:r>
      <w:r w:rsidDel="00000000" w:rsidR="00000000" w:rsidRPr="00000000">
        <w:rPr>
          <w:color w:val="137333"/>
          <w:rtl w:val="0"/>
        </w:rPr>
        <w:t xml:space="preserve">r</w:t>
      </w:r>
      <w:r w:rsidDel="00000000" w:rsidR="00000000" w:rsidRPr="00000000">
        <w:rPr>
          <w:rtl w:val="0"/>
        </w:rPr>
        <w:t xml:space="preserve"> onde as pesquisas foram conduzidas, quais os atores que foram o foco dos estudos e quais fatores influenciam o uso de evidência científica. Esta pesquisa identificou 167 estudos relevantes.</w:t>
      </w:r>
    </w:p>
    <w:p w:rsidR="00000000" w:rsidDel="00000000" w:rsidP="00000000" w:rsidRDefault="00000000" w:rsidRPr="00000000" w14:paraId="00000015">
      <w:pPr>
        <w:widowControl w:val="0"/>
        <w:numPr>
          <w:ilvl w:val="0"/>
          <w:numId w:val="3"/>
        </w:numPr>
        <w:pBdr>
          <w:top w:space="0" w:sz="0" w:val="nil"/>
          <w:left w:space="0" w:sz="0" w:val="nil"/>
          <w:bottom w:space="0" w:sz="0" w:val="nil"/>
          <w:right w:space="0" w:sz="0" w:val="nil"/>
          <w:between w:space="0" w:sz="0" w:val="nil"/>
        </w:pBdr>
        <w:spacing w:line="480" w:lineRule="auto"/>
        <w:ind w:left="720" w:hanging="360"/>
        <w:rPr>
          <w:u w:val="none"/>
        </w:rPr>
      </w:pPr>
      <w:r w:rsidDel="00000000" w:rsidR="00000000" w:rsidRPr="00000000">
        <w:rPr>
          <w:rtl w:val="0"/>
        </w:rPr>
        <w:t xml:space="preserve">Identificamos um viés importante da literatura sobre evidência, com forte predominância de estudos realizados em países de língua inglesa. Poucos estudos relataram os ecossistemas, grupos taxonômicos ou ameaças analisados, mas aqueles que o fizeram concentraram-se, em geral, em sistemas marinhos, florestas ou sistemas de água doce. A maioria dos estudos investigou profissionais da conservação e pesquisadores como atores principais, enquanto relativamente poucos incluíram formuladores de políticas públicas ou outros atores.</w:t>
      </w:r>
    </w:p>
    <w:p w:rsidR="00000000" w:rsidDel="00000000" w:rsidP="00000000" w:rsidRDefault="00000000" w:rsidRPr="00000000" w14:paraId="00000016">
      <w:pPr>
        <w:widowControl w:val="0"/>
        <w:numPr>
          <w:ilvl w:val="0"/>
          <w:numId w:val="3"/>
        </w:numPr>
        <w:pBdr>
          <w:top w:space="0" w:sz="0" w:val="nil"/>
          <w:left w:space="0" w:sz="0" w:val="nil"/>
          <w:bottom w:space="0" w:sz="0" w:val="nil"/>
          <w:right w:space="0" w:sz="0" w:val="nil"/>
          <w:between w:space="0" w:sz="0" w:val="nil"/>
        </w:pBdr>
        <w:spacing w:line="480" w:lineRule="auto"/>
        <w:ind w:left="720" w:hanging="360"/>
        <w:rPr>
          <w:u w:val="none"/>
        </w:rPr>
      </w:pPr>
      <w:r w:rsidDel="00000000" w:rsidR="00000000" w:rsidRPr="00000000">
        <w:rPr>
          <w:rtl w:val="0"/>
        </w:rPr>
        <w:t xml:space="preserve">Em relação aos fatores que influenciam o uso de evidência, os mais frequentemente relatados foram as relações entre cientistas e tomadores de decisão, bem como a capacidade e os recursos das organizações de conservação. Fatores relacionados às características da própria evidência, às características dos profissionais e formuladores de políticas públicas e de suas organizações, e </w:t>
      </w:r>
      <w:sdt>
        <w:sdtPr>
          <w:id w:val="1245806883"/>
          <w:tag w:val="goog_rdk_9"/>
        </w:sdtPr>
        <w:sdtContent>
          <w:ins w:author="Cátia Matos" w:id="6" w:date="2026-06-09T13:26:50Z"/>
          <w:sdt>
            <w:sdtPr>
              <w:id w:val="-1507538796"/>
              <w:tag w:val="goog_rdk_10"/>
            </w:sdtPr>
            <w:sdtContent>
              <w:ins w:author="Cátia Matos" w:id="6" w:date="2026-06-09T13:26:50Z">
                <w:r w:rsidDel="00000000" w:rsidR="00000000" w:rsidRPr="00000000">
                  <w:rPr>
                    <w:rtl w:val="0"/>
                    <w:rPrChange w:author="Cátia Matos" w:id="7" w:date="2026-06-09T13:26:50Z">
                      <w:rPr/>
                    </w:rPrChange>
                  </w:rPr>
                  <w:t xml:space="preserve">aos</w:t>
                </w:r>
              </w:ins>
            </w:sdtContent>
          </w:sdt>
          <w:ins w:author="Cátia Matos" w:id="6" w:date="2026-06-09T13:26:50Z"/>
        </w:sdtContent>
      </w:sdt>
      <w:sdt>
        <w:sdtPr>
          <w:id w:val="1923363710"/>
          <w:tag w:val="goog_rdk_11"/>
        </w:sdtPr>
        <w:sdtContent>
          <w:del w:author="Cátia Matos" w:id="6" w:date="2026-06-09T13:26:50Z"/>
          <w:sdt>
            <w:sdtPr>
              <w:id w:val="948553708"/>
              <w:tag w:val="goog_rdk_12"/>
            </w:sdtPr>
            <w:sdtContent>
              <w:del w:author="Cátia Matos" w:id="6" w:date="2026-06-09T13:26:50Z">
                <w:r w:rsidDel="00000000" w:rsidR="00000000" w:rsidRPr="00000000">
                  <w:rPr>
                    <w:rtl w:val="0"/>
                    <w:rPrChange w:author="Cátia Matos" w:id="7" w:date="2026-06-09T13:26:50Z">
                      <w:rPr/>
                    </w:rPrChange>
                  </w:rPr>
                  <w:delText xml:space="preserve">dos</w:delText>
                </w:r>
              </w:del>
            </w:sdtContent>
          </w:sdt>
          <w:del w:author="Cátia Matos" w:id="6" w:date="2026-06-09T13:26:50Z"/>
        </w:sdtContent>
      </w:sdt>
      <w:r w:rsidDel="00000000" w:rsidR="00000000" w:rsidRPr="00000000">
        <w:rPr>
          <w:rtl w:val="0"/>
        </w:rPr>
        <w:t xml:space="preserve"> contextos de decisão também foram mencionados com frequência. Em contraste, poucos estudos abordaram fatores relacionados aos pesquisadores e às organizações de pesquisa.  </w:t>
      </w:r>
    </w:p>
    <w:p w:rsidR="00000000" w:rsidDel="00000000" w:rsidP="00000000" w:rsidRDefault="00000000" w:rsidRPr="00000000" w14:paraId="00000017">
      <w:pPr>
        <w:widowControl w:val="0"/>
        <w:numPr>
          <w:ilvl w:val="0"/>
          <w:numId w:val="3"/>
        </w:numPr>
        <w:pBdr>
          <w:top w:space="0" w:sz="0" w:val="nil"/>
          <w:left w:space="0" w:sz="0" w:val="nil"/>
          <w:bottom w:space="0" w:sz="0" w:val="nil"/>
          <w:right w:space="0" w:sz="0" w:val="nil"/>
          <w:between w:space="0" w:sz="0" w:val="nil"/>
        </w:pBdr>
        <w:spacing w:line="480" w:lineRule="auto"/>
        <w:ind w:left="720" w:hanging="360"/>
        <w:rPr>
          <w:u w:val="none"/>
        </w:rPr>
      </w:pPr>
      <w:r w:rsidDel="00000000" w:rsidR="00000000" w:rsidRPr="00000000">
        <w:rPr>
          <w:i w:val="1"/>
          <w:iCs w:val="1"/>
          <w:rtl w:val="0"/>
        </w:rPr>
        <w:t xml:space="preserve">Síntese e aplicações</w:t>
      </w:r>
      <w:r w:rsidDel="00000000" w:rsidR="00000000" w:rsidRPr="00000000">
        <w:rPr>
          <w:b w:val="1"/>
          <w:bCs w:val="1"/>
          <w:rtl w:val="0"/>
        </w:rPr>
        <w:t xml:space="preserve">.</w:t>
      </w:r>
      <w:r w:rsidDel="00000000" w:rsidR="00000000" w:rsidRPr="00000000">
        <w:rPr>
          <w:rtl w:val="0"/>
        </w:rPr>
        <w:t xml:space="preserve"> Pesquisadores devem identificar e avaliar intervenções, em vez de apenas caracterizar os fatores que afetam o uso de evidência científica nas decisões de conservação. Como esses fatores estão interligados, deve-se priorizar a implementação e a avaliação de ações que enfrentem múltiplas barreiras simultaneamente. Os tomadores de decisão, por sua vez, devem buscar envolver pesquisadores desde as etapas iniciais da definição de questões de manejo e políticas públicas, expressar claramente suas necessidades de conhecimento e, sempre que possível, investir em mecanismos que facilitem o diálogo e a interpretação de evidência. Em conjunto, essas abordagens têm o potencial de promover práticas e políticas de conservação baseadas em evidência, resultando em melhores resultados para a biodiversidade. </w:t>
      </w:r>
      <w:r w:rsidDel="00000000" w:rsidR="00000000" w:rsidRPr="00000000">
        <w:br w:type="page"/>
      </w:r>
      <w:r w:rsidDel="00000000" w:rsidR="00000000" w:rsidRPr="00000000">
        <w:rPr>
          <w:rtl w:val="0"/>
        </w:rPr>
      </w:r>
    </w:p>
    <w:p w:rsidR="00000000" w:rsidDel="00000000" w:rsidP="00000000" w:rsidRDefault="00000000" w:rsidRPr="00000000" w14:paraId="00000018">
      <w:pPr>
        <w:spacing w:line="480" w:lineRule="auto"/>
        <w:rPr>
          <w:b w:val="1"/>
          <w:bCs w:val="1"/>
          <w:u w:val="single"/>
        </w:rPr>
      </w:pPr>
      <w:r w:rsidDel="00000000" w:rsidR="00000000" w:rsidRPr="00000000">
        <w:rPr>
          <w:b w:val="1"/>
          <w:bCs w:val="1"/>
          <w:u w:val="single"/>
          <w:rtl w:val="0"/>
        </w:rPr>
        <w:t xml:space="preserve">German version (Valentin)</w:t>
      </w:r>
    </w:p>
    <w:p w:rsidR="00000000" w:rsidDel="00000000" w:rsidP="00000000" w:rsidRDefault="00000000" w:rsidRPr="00000000" w14:paraId="00000019">
      <w:pPr>
        <w:spacing w:after="240" w:before="240" w:line="480" w:lineRule="auto"/>
        <w:rPr/>
      </w:pPr>
      <w:r w:rsidDel="00000000" w:rsidR="00000000" w:rsidRPr="00000000">
        <w:rPr>
          <w:rtl w:val="0"/>
        </w:rPr>
        <w:t xml:space="preserve">1. </w:t>
      </w:r>
      <w:r w:rsidDel="00000000" w:rsidR="00000000" w:rsidRPr="00000000">
        <w:rPr>
          <w:rtl w:val="0"/>
        </w:rPr>
        <w:t xml:space="preserve">Evidenzbasierter Naturschutz hat das Potenzial, Ergebnisse im Bereich der Biodiversität zu verbessern. Trotz der Bemühungen, die Nutzung wissenschaftlicher Erkenntnisse im Naturschutz zu fördern, werden bei vielen Naturschutzentscheidungen wissenschaftliche Erkenntnisse zu wenig beachtet. Um die Nutzung von Evidenz im Naturschutz zu stärken, ist es von entscheidender Bedeutung zu verstehen, welche Faktoren die Nutzung wissenschaftlicher Erkenntnisse bei der Entscheidungsfindung beeinflussen. Obwohl es zahlreiche Studien zur Nutzung wissenschaftlicher Erkenntnisse bei der Entscheidungsfindung im Naturschutz gibt, gab es bislang keinen umfassenden Versuch, diese Literatur zu charakterisieren.</w:t>
      </w:r>
    </w:p>
    <w:p w:rsidR="00000000" w:rsidDel="00000000" w:rsidP="00000000" w:rsidRDefault="00000000" w:rsidRPr="00000000" w14:paraId="0000001A">
      <w:pPr>
        <w:spacing w:after="240" w:before="240" w:line="480" w:lineRule="auto"/>
        <w:rPr/>
      </w:pPr>
      <w:r w:rsidDel="00000000" w:rsidR="00000000" w:rsidRPr="00000000">
        <w:rPr>
          <w:rtl w:val="0"/>
        </w:rPr>
        <w:t xml:space="preserve">2. Um diese Wissenslücke zu schliessen, führten wir eine systematische Literaturübersicht durch, um die Literatur zu Faktoren zu charakterisieren, welche die Nutzung von Erkenntnissen in der Naturschutzentscheidung beeinflussen. Damit konnten wir feststellen, wo Forschung betrieben wurde, welche Akteure im Fokus der Studien standen und welche Faktoren die Nutzung wissenschaftlicher Erkenntnisse beeinflussen. Unsere Suche und das Auswahlverfahren ergaben 167 relevante Studien.</w:t>
      </w:r>
    </w:p>
    <w:p w:rsidR="00000000" w:rsidDel="00000000" w:rsidP="00000000" w:rsidRDefault="00000000" w:rsidRPr="00000000" w14:paraId="0000001B">
      <w:pPr>
        <w:spacing w:after="240" w:before="240" w:line="480" w:lineRule="auto"/>
        <w:rPr/>
      </w:pPr>
      <w:r w:rsidDel="00000000" w:rsidR="00000000" w:rsidRPr="00000000">
        <w:rPr>
          <w:rtl w:val="0"/>
        </w:rPr>
        <w:t xml:space="preserve">3. Wir stellten eine starke Verzerrung in der Evidenzliteratur zugunsten englischsprachiger Länder fest. Nur wenige Studien berichteten über bestimmte Ökosysteme, taxonomische Gruppen oder Bedrohungen, die meisten davon untersuchten Meeres-, Wald- oder Süsswassersysteme. Die Mehrheit der Studien untersuchte Praktiker und Forscher als Akteure, während relativ wenige Studien politische Entscheidungsträger oder andere Akteure einbezogen.</w:t>
      </w:r>
    </w:p>
    <w:p w:rsidR="00000000" w:rsidDel="00000000" w:rsidP="00000000" w:rsidRDefault="00000000" w:rsidRPr="00000000" w14:paraId="0000001C">
      <w:pPr>
        <w:spacing w:after="240" w:before="240" w:line="480" w:lineRule="auto"/>
        <w:rPr/>
      </w:pPr>
      <w:r w:rsidDel="00000000" w:rsidR="00000000" w:rsidRPr="00000000">
        <w:rPr>
          <w:rtl w:val="0"/>
        </w:rPr>
        <w:t xml:space="preserve">4. Was die Faktoren betrifft, die die Nutzung wissenschaftlicher Erkenntnisse beeinflussen, wurden am häufigsten die Beziehungen zwischen Wissenschaftlern und Entscheidungsträgern sowie die Kapazitäten und Ressourcen von Naturschutzorganisationen genannt. Häufig wurde auf Faktoren Bezug genommen, die mit den Eigenschaften der Evidenz selbst sowie mit den </w:t>
      </w:r>
      <w:r w:rsidDel="00000000" w:rsidR="00000000" w:rsidRPr="00000000">
        <w:rPr>
          <w:rtl w:val="0"/>
        </w:rPr>
        <w:t xml:space="preserve">Eigenschaften </w:t>
      </w:r>
      <w:r w:rsidDel="00000000" w:rsidR="00000000" w:rsidRPr="00000000">
        <w:rPr>
          <w:rtl w:val="0"/>
        </w:rPr>
        <w:t xml:space="preserve">der Praktiker/Entscheidungsträger, ihrer Organisationen und der Entscheidungskontexte zusammenhängen. Nur wenige Studien befassten sich jedoch mit Faktoren, die Forscher und Forschungseinrichtungen betreffen.</w:t>
      </w:r>
    </w:p>
    <w:p w:rsidR="00000000" w:rsidDel="00000000" w:rsidP="00000000" w:rsidRDefault="00000000" w:rsidRPr="00000000" w14:paraId="0000001D">
      <w:pPr>
        <w:spacing w:after="240" w:before="240" w:line="480" w:lineRule="auto"/>
        <w:rPr/>
      </w:pPr>
      <w:r w:rsidDel="00000000" w:rsidR="00000000" w:rsidRPr="00000000">
        <w:rPr>
          <w:rtl w:val="0"/>
        </w:rPr>
        <w:t xml:space="preserve">5. Zusammenfassung und Anwendungen. Forscher sollten den Schwerpunkt ihrer Studien verlagern von der Charakterisierung der Faktoren, welche die Nutzung wissenschaftlicher Erkenntnisse bei Naturschutzentscheidungen beeinflussen, hin zu der Identifizierung und Erprobung von Massnahmen. Da diese Faktoren miteinander verknüpft sind, sollte der Umsetzung und Erprobung von Massnahmen, die mehrere Nutzungshindernisse</w:t>
      </w:r>
      <w:r w:rsidDel="00000000" w:rsidR="00000000" w:rsidRPr="00000000">
        <w:rPr>
          <w:rtl w:val="0"/>
        </w:rPr>
        <w:t xml:space="preserve"> </w:t>
      </w:r>
      <w:r w:rsidDel="00000000" w:rsidR="00000000" w:rsidRPr="00000000">
        <w:rPr>
          <w:rtl w:val="0"/>
        </w:rPr>
        <w:t xml:space="preserve">angehen, Vorrang eingeräumt werden. Entscheidungsträger sollten Forscher frühzeitig in die Definition von Management- und Politikfragen einbeziehen, ihren Wissensbedarf klar formulieren und, wo möglich, in Mechanismen investieren, die den Dialog und die Interpretation von Erkenntnissen erleichtern. Zusammen haben diese Ansätze das Potenzial, evidenzbasierte Naturschutzpraxis und -politik zu fördern, was zu verbesserten Ergebnissen im Bereich der Biodiversität führt.</w:t>
      </w:r>
      <w:r w:rsidDel="00000000" w:rsidR="00000000" w:rsidRPr="00000000">
        <w:rPr>
          <w:rtl w:val="0"/>
        </w:rPr>
      </w:r>
    </w:p>
    <w:p w:rsidR="00000000" w:rsidDel="00000000" w:rsidP="00000000" w:rsidRDefault="00000000" w:rsidRPr="00000000" w14:paraId="0000001E">
      <w:pPr>
        <w:spacing w:line="480" w:lineRule="auto"/>
        <w:rPr>
          <w:b w:val="1"/>
          <w:bCs w:val="1"/>
          <w:u w:val="single"/>
        </w:rPr>
      </w:pPr>
      <w:r w:rsidDel="00000000" w:rsidR="00000000" w:rsidRPr="00000000">
        <w:rPr>
          <w:rtl w:val="0"/>
        </w:rPr>
      </w:r>
    </w:p>
    <w:p w:rsidR="00000000" w:rsidDel="00000000" w:rsidP="00000000" w:rsidRDefault="00000000" w:rsidRPr="00000000" w14:paraId="0000001F">
      <w:pPr>
        <w:spacing w:line="480" w:lineRule="auto"/>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line="480" w:lineRule="auto"/>
        <w:rPr>
          <w:b w:val="1"/>
          <w:bCs w:val="1"/>
          <w:u w:val="single"/>
        </w:rPr>
      </w:pPr>
      <w:r w:rsidDel="00000000" w:rsidR="00000000" w:rsidRPr="00000000">
        <w:rPr>
          <w:b w:val="1"/>
          <w:bCs w:val="1"/>
          <w:u w:val="single"/>
          <w:rtl w:val="0"/>
        </w:rPr>
        <w:t xml:space="preserve">French version (Prishnee)</w:t>
      </w:r>
    </w:p>
    <w:p w:rsidR="00000000" w:rsidDel="00000000" w:rsidP="00000000" w:rsidRDefault="00000000" w:rsidRPr="00000000" w14:paraId="00000021">
      <w:pPr>
        <w:spacing w:line="48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La conservation fondée sur des preuves a le potentiel d'améliorer les résultats en matière de biodiversité. Cependant, malgré les efforts pour promouvoir l'utilisation des preuves scientifiques dans la conservation, de nombreuses décisions de conservation ne le font pas. Pour renforcer l'utilisation des preuves en conservation, il est essentiel de comprendre quels facteurs influencent l'utilisation des preuves scientifiques dans la prise de décision. Bien qu'il existe de nombreuses études sur l'utilisation des preuves scientifiques dans la prise de décision en matière de conservation, aucune tentative exhaustive n'a été faite pour caractériser cette littérature.</w:t>
      </w:r>
    </w:p>
    <w:p w:rsidR="00000000" w:rsidDel="00000000" w:rsidP="00000000" w:rsidRDefault="00000000" w:rsidRPr="00000000" w14:paraId="00000022">
      <w:pPr>
        <w:spacing w:line="48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Pour combler ce manque de connaissances, nous avons réalisé une cartographie systématique visant à caractériser la littérature portant sur les facteurs qui influencent l'utilisation des preuves dans la prise de décision en matière de conservation, afin d'identifier les contextes dans lesquels les recherches ont été menées, les acteurs ayant fait l’objet de ces études, et les facteurs influençant l'utilisation des preuves scientifiques. Nos recherches et le processus de sélection ont permis d’identifier 167 études pertinentes.</w:t>
      </w:r>
    </w:p>
    <w:p w:rsidR="00000000" w:rsidDel="00000000" w:rsidP="00000000" w:rsidRDefault="00000000" w:rsidRPr="00000000" w14:paraId="00000023">
      <w:pPr>
        <w:spacing w:line="48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Nous avons identifié un biais marqué dans la littérature des preuves en faveur des pays anglophones. Peu d'études ont rapporté des écosystèmes focalisés, des groupes taxonomiques ou des menaces, mais celles qui l'ont fait se sont généralement concentrées sur les systèmes marins, forestiers ou d'eau douce. La majorité des études ont examiné les praticiens et chercheurs en tant qu'acteurs, tandis que relativement peu d'études incluaient des décideurs politiques ou d'autres acteurs.</w:t>
      </w:r>
    </w:p>
    <w:p w:rsidR="00000000" w:rsidDel="00000000" w:rsidP="00000000" w:rsidRDefault="00000000" w:rsidRPr="00000000" w14:paraId="00000024">
      <w:pPr>
        <w:spacing w:line="48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Concernant les facteurs influençant l'utilisation des preuves, les relations entre scientifiques et décideurs, ainsi que la capacité et les ressources des organisations de conservation sont les plus fréquemment rapportés. Les facteurs liés aux caractéristiques des preuves elles-mêmes ainsi qu'aux caractéristiques des praticiens/décideurs, de leurs organisations et des contextes décisionnels étaient fréquemment mentionnés, mais peu d'études abordaient les facteurs liés aux chercheurs et aux organisations de recherche.</w:t>
      </w:r>
    </w:p>
    <w:p w:rsidR="00000000" w:rsidDel="00000000" w:rsidP="00000000" w:rsidRDefault="00000000" w:rsidRPr="00000000" w14:paraId="00000025">
      <w:pPr>
        <w:spacing w:line="48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Synthèse et applications</w:t>
      </w:r>
      <w:r w:rsidDel="00000000" w:rsidR="00000000" w:rsidRPr="00000000">
        <w:rPr>
          <w:rtl w:val="0"/>
        </w:rPr>
        <w:t xml:space="preserve">. Les chercheurs devraient passer de la simple caractérisation des facteurs influençant l'utilisation des preuves scientifiques dans les décisions de conservation à l'identification et à l’évaluation d’interventions concrètes. Puisque ces facteurs sont interconnectés, il convient de privilégier la mise en œuvre et l’évaluation d'actions permettant de surmonter simultanément plusieurs obstacles. Les décideurs devraient viser à impliquer les chercheurs dès les premières étapes de la définition des questions de gestion et de politique publique, d’exprimer clairement leurs besoins en connaissances et, lorsque cela est possible, d’investir dans des mécanismes favorisant le dialogue et l’interprétation des données scientifiques. Ensemble, ces approches ont le potentiel de promouvoir des pratiques et des politiques de conservation fondées sur des preuves, aboutissant à de meilleurs résultats en biodiversité.</w:t>
      </w:r>
    </w:p>
    <w:p w:rsidR="00000000" w:rsidDel="00000000" w:rsidP="00000000" w:rsidRDefault="00000000" w:rsidRPr="00000000" w14:paraId="00000026">
      <w:pPr>
        <w:spacing w:line="480" w:lineRule="auto"/>
        <w:rPr>
          <w:b w:val="1"/>
          <w:bCs w:val="1"/>
          <w:u w:val="single"/>
        </w:rPr>
      </w:pPr>
      <w:r w:rsidDel="00000000" w:rsidR="00000000" w:rsidRPr="00000000">
        <w:rPr>
          <w:rtl w:val="0"/>
        </w:rPr>
      </w:r>
    </w:p>
    <w:p w:rsidR="00000000" w:rsidDel="00000000" w:rsidP="00000000" w:rsidRDefault="00000000" w:rsidRPr="00000000" w14:paraId="00000027">
      <w:pPr>
        <w:spacing w:line="480" w:lineRule="auto"/>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line="480" w:lineRule="auto"/>
        <w:rPr>
          <w:b w:val="1"/>
          <w:bCs w:val="1"/>
          <w:u w:val="single"/>
        </w:rPr>
      </w:pPr>
      <w:r w:rsidDel="00000000" w:rsidR="00000000" w:rsidRPr="00000000">
        <w:rPr>
          <w:b w:val="1"/>
          <w:bCs w:val="1"/>
          <w:u w:val="single"/>
          <w:rtl w:val="0"/>
        </w:rPr>
        <w:t xml:space="preserve">Kreol Morisien</w:t>
      </w:r>
    </w:p>
    <w:p w:rsidR="00000000" w:rsidDel="00000000" w:rsidP="00000000" w:rsidRDefault="00000000" w:rsidRPr="00000000" w14:paraId="00000029">
      <w:pPr>
        <w:spacing w:after="240" w:before="240" w:line="48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Konservasyon baze lor prev (evidence-based conservation) ena potansyel pou amelyor rezilta an term biodiversite. Me, malgre bann zefor pou ankouraz itilizasyon prev syantifik dan konservasyon, boukou desizion konsern konservasyon pa baze lor sa bann prev-la. Pou ranforsi itilizasyon prev dan konservasyon, li inportan konpran ki bann fakter ena linfliyans lor fason prev syantifik servi dan prosesis pran desizion. Mem si ena bokou letid lor itilizasyon prev syantifik dan desizion konsern konservasyon, ziska ler pa ti ena okenn analiz global pou dekrir ek konpran sa literatir-la.</w:t>
      </w:r>
    </w:p>
    <w:p w:rsidR="00000000" w:rsidDel="00000000" w:rsidP="00000000" w:rsidRDefault="00000000" w:rsidRPr="00000000" w14:paraId="0000002A">
      <w:pPr>
        <w:spacing w:after="240" w:before="240" w:line="48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Pou ranpli sa mank konesans-la, nou finn fer enn kartografi sistematik pou dekrir literatir lor bann fakter ki afekte itilizasyon prev dan desizion konsern konservasyon, pou idantifie kot bann resers finn fer, ki bann akter finn dan sant sa bann letid la, ek ki bann fakter ena linfliyans lor itilizasyon prev syantifik. Nou bann resers ek prosesis seleksion finn permet nou idantifie 167 letid ki ti pertinan.</w:t>
      </w:r>
    </w:p>
    <w:p w:rsidR="00000000" w:rsidDel="00000000" w:rsidP="00000000" w:rsidRDefault="00000000" w:rsidRPr="00000000" w14:paraId="0000002B">
      <w:pPr>
        <w:spacing w:after="240" w:before="240" w:line="48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Nou finn trouv enn gran preferans dan literatir ver bann pei kot angle se lang prensipal. Tigit letid ti presiz lekosistem, group taksonomik ouswa menas ki zot ti pe etidie, me bann ki ti fer li ti plis konsantre lor sistem maren, forer ouswa delo dou. Mazorite letid ti examinn pratikien ek serser kouma bann akter prinsipal, alor ki tigit letid ti inklir bann desider politik ouswa lezot kategori akter.</w:t>
      </w:r>
    </w:p>
    <w:p w:rsidR="00000000" w:rsidDel="00000000" w:rsidP="00000000" w:rsidRDefault="00000000" w:rsidRPr="00000000" w14:paraId="0000002C">
      <w:pPr>
        <w:spacing w:after="240" w:before="240" w:line="48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Lansanble bann fakter ki ena linfliyans lor itilizasyon prev, relasion ant syantis ek bann ki pran desizion, osi ki kapasite ek resours bann lorganizasion konservasyon, ti bann keksoz ki ti pli souvan raporte. Bann fakter ki relye ar karakteristik prev li-mem, karakteristik bann pratikien ek desider politik, zot lorganizasion ek konteks desizion, ti souvan mansione. Par kont, tigit letid ti adres bann fakter ki konsern bann serser ek bann lorganizasion resers.</w:t>
      </w:r>
    </w:p>
    <w:p w:rsidR="00000000" w:rsidDel="00000000" w:rsidP="00000000" w:rsidRDefault="00000000" w:rsidRPr="00000000" w14:paraId="0000002D">
      <w:pPr>
        <w:spacing w:after="240" w:before="240" w:line="480" w:lineRule="auto"/>
        <w:ind w:left="1080" w:hanging="360"/>
        <w:rPr>
          <w:b w:val="1"/>
          <w:bCs w:val="1"/>
          <w:u w:val="single"/>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Sintez ek aplikasyon. Bann serser bizin depas faz kot zot zis dekrir bann fakter ki afekte itilizasyon prev syantifik dan desizion konsern konservasyon, pou al ver idantifikasion ek test bann mezir ouswa intervansion konkre. Parski sa bann fakter-la tous relye ant zot, bizin donn priorite bann aksion ki adres plizier baryer anmemtan. Bann desider bizin inplik bann serser depi boner kan zot pe definir kestyon lor jesion ek politik piblik, exprim zot bezwen an konesans dan enn fason kler, ek, kot posib, investi dan mekanism ki fasilit dialog ek interpretasion bann prev. Ansam, sa bann lapros-la ena potansyel pou ankouraz bann pratik ek politik konservasyon baze lor prev, e krwar lezot meyer rezilta pou biodiversite.</w:t>
      </w:r>
      <w:r w:rsidDel="00000000" w:rsidR="00000000" w:rsidRPr="00000000">
        <w:rPr>
          <w:rtl w:val="0"/>
        </w:rPr>
      </w:r>
    </w:p>
    <w:p w:rsidR="00000000" w:rsidDel="00000000" w:rsidP="00000000" w:rsidRDefault="00000000" w:rsidRPr="00000000" w14:paraId="0000002E">
      <w:pPr>
        <w:spacing w:line="480" w:lineRule="auto"/>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line="480" w:lineRule="auto"/>
        <w:rPr>
          <w:b w:val="1"/>
          <w:bCs w:val="1"/>
          <w:u w:val="single"/>
        </w:rPr>
      </w:pPr>
      <w:r w:rsidDel="00000000" w:rsidR="00000000" w:rsidRPr="00000000">
        <w:rPr>
          <w:b w:val="1"/>
          <w:bCs w:val="1"/>
          <w:u w:val="single"/>
          <w:rtl w:val="0"/>
        </w:rPr>
        <w:t xml:space="preserve">Basque version (Eñaut)</w:t>
      </w:r>
    </w:p>
    <w:p w:rsidR="00000000" w:rsidDel="00000000" w:rsidP="00000000" w:rsidRDefault="00000000" w:rsidRPr="00000000" w14:paraId="00000030">
      <w:pPr>
        <w:spacing w:line="480" w:lineRule="auto"/>
        <w:rPr>
          <w:b w:val="1"/>
          <w:bCs w:val="1"/>
          <w:u w:val="single"/>
        </w:rPr>
      </w:pPr>
      <w:r w:rsidDel="00000000" w:rsidR="00000000" w:rsidRPr="00000000">
        <w:rPr>
          <w:rtl w:val="0"/>
        </w:rPr>
      </w:r>
    </w:p>
    <w:p w:rsidR="00000000" w:rsidDel="00000000" w:rsidP="00000000" w:rsidRDefault="00000000" w:rsidRPr="00000000" w14:paraId="00000031">
      <w:pPr>
        <w:spacing w:line="480" w:lineRule="auto"/>
        <w:rPr>
          <w:b w:val="1"/>
          <w:bCs w:val="1"/>
          <w:u w:val="single"/>
        </w:rPr>
      </w:pPr>
      <w:r w:rsidDel="00000000" w:rsidR="00000000" w:rsidRPr="00000000">
        <w:rPr>
          <w:rtl w:val="0"/>
        </w:rPr>
      </w:r>
    </w:p>
    <w:p w:rsidR="00000000" w:rsidDel="00000000" w:rsidP="00000000" w:rsidRDefault="00000000" w:rsidRPr="00000000" w14:paraId="00000032">
      <w:pPr>
        <w:spacing w:line="480" w:lineRule="auto"/>
        <w:rPr>
          <w:b w:val="1"/>
          <w:bCs w:val="1"/>
          <w:u w:val="single"/>
        </w:rPr>
      </w:pPr>
      <w:r w:rsidDel="00000000" w:rsidR="00000000" w:rsidRPr="00000000">
        <w:rPr>
          <w:rtl w:val="0"/>
        </w:rPr>
      </w:r>
    </w:p>
    <w:p w:rsidR="00000000" w:rsidDel="00000000" w:rsidP="00000000" w:rsidRDefault="00000000" w:rsidRPr="00000000" w14:paraId="00000033">
      <w:pPr>
        <w:spacing w:line="480" w:lineRule="auto"/>
        <w:rPr>
          <w:b w:val="1"/>
          <w:bCs w:val="1"/>
          <w:u w:val="single"/>
        </w:rPr>
      </w:pPr>
      <w:r w:rsidDel="00000000" w:rsidR="00000000" w:rsidRPr="00000000">
        <w:rPr>
          <w:rtl w:val="0"/>
        </w:rPr>
      </w:r>
    </w:p>
    <w:p w:rsidR="00000000" w:rsidDel="00000000" w:rsidP="00000000" w:rsidRDefault="00000000" w:rsidRPr="00000000" w14:paraId="00000034">
      <w:pPr>
        <w:spacing w:line="480" w:lineRule="auto"/>
        <w:rPr>
          <w:b w:val="1"/>
          <w:bCs w:val="1"/>
          <w:u w:val="single"/>
        </w:rPr>
      </w:pPr>
      <w:r w:rsidDel="00000000" w:rsidR="00000000" w:rsidRPr="00000000">
        <w:rPr>
          <w:rtl w:val="0"/>
        </w:rPr>
      </w:r>
    </w:p>
    <w:p w:rsidR="00000000" w:rsidDel="00000000" w:rsidP="00000000" w:rsidRDefault="00000000" w:rsidRPr="00000000" w14:paraId="00000035">
      <w:pPr>
        <w:spacing w:line="480" w:lineRule="auto"/>
        <w:rPr>
          <w:b w:val="1"/>
          <w:bCs w:val="1"/>
          <w:u w:val="single"/>
        </w:rPr>
      </w:pPr>
      <w:r w:rsidDel="00000000" w:rsidR="00000000" w:rsidRPr="00000000">
        <w:rPr>
          <w:rtl w:val="0"/>
        </w:rPr>
      </w:r>
    </w:p>
    <w:p w:rsidR="00000000" w:rsidDel="00000000" w:rsidP="00000000" w:rsidRDefault="00000000" w:rsidRPr="00000000" w14:paraId="00000036">
      <w:pPr>
        <w:spacing w:line="480" w:lineRule="auto"/>
        <w:rPr>
          <w:b w:val="1"/>
          <w:bCs w:val="1"/>
          <w:u w:val="single"/>
        </w:rPr>
      </w:pPr>
      <w:r w:rsidDel="00000000" w:rsidR="00000000" w:rsidRPr="00000000">
        <w:rPr>
          <w:rtl w:val="0"/>
        </w:rPr>
      </w:r>
    </w:p>
    <w:p w:rsidR="00000000" w:rsidDel="00000000" w:rsidP="00000000" w:rsidRDefault="00000000" w:rsidRPr="00000000" w14:paraId="00000037">
      <w:pPr>
        <w:spacing w:line="480" w:lineRule="auto"/>
        <w:rPr>
          <w:b w:val="1"/>
          <w:bCs w:val="1"/>
          <w:u w:val="single"/>
        </w:rPr>
      </w:pPr>
      <w:r w:rsidDel="00000000" w:rsidR="00000000" w:rsidRPr="00000000">
        <w:rPr>
          <w:rtl w:val="0"/>
        </w:rPr>
      </w:r>
    </w:p>
    <w:p w:rsidR="00000000" w:rsidDel="00000000" w:rsidP="00000000" w:rsidRDefault="00000000" w:rsidRPr="00000000" w14:paraId="00000038">
      <w:pPr>
        <w:spacing w:line="480" w:lineRule="auto"/>
        <w:rPr>
          <w:b w:val="1"/>
          <w:bCs w:val="1"/>
          <w:u w:val="single"/>
        </w:rPr>
      </w:pPr>
      <w:r w:rsidDel="00000000" w:rsidR="00000000" w:rsidRPr="00000000">
        <w:rPr>
          <w:rtl w:val="0"/>
        </w:rPr>
      </w:r>
    </w:p>
    <w:p w:rsidR="00000000" w:rsidDel="00000000" w:rsidP="00000000" w:rsidRDefault="00000000" w:rsidRPr="00000000" w14:paraId="00000039">
      <w:pPr>
        <w:spacing w:line="480" w:lineRule="auto"/>
        <w:rPr>
          <w:b w:val="1"/>
          <w:bCs w:val="1"/>
          <w:u w:val="single"/>
        </w:rPr>
      </w:pPr>
      <w:r w:rsidDel="00000000" w:rsidR="00000000" w:rsidRPr="00000000">
        <w:rPr>
          <w:rtl w:val="0"/>
        </w:rPr>
      </w:r>
    </w:p>
    <w:p w:rsidR="00000000" w:rsidDel="00000000" w:rsidP="00000000" w:rsidRDefault="00000000" w:rsidRPr="00000000" w14:paraId="0000003A">
      <w:pPr>
        <w:spacing w:line="480" w:lineRule="auto"/>
        <w:rPr>
          <w:b w:val="1"/>
          <w:bCs w:val="1"/>
          <w:u w:val="single"/>
        </w:rPr>
      </w:pPr>
      <w:r w:rsidDel="00000000" w:rsidR="00000000" w:rsidRPr="00000000">
        <w:rPr>
          <w:rtl w:val="0"/>
        </w:rPr>
      </w:r>
    </w:p>
    <w:p w:rsidR="00000000" w:rsidDel="00000000" w:rsidP="00000000" w:rsidRDefault="00000000" w:rsidRPr="00000000" w14:paraId="0000003B">
      <w:pPr>
        <w:spacing w:line="480" w:lineRule="auto"/>
        <w:rPr>
          <w:b w:val="1"/>
          <w:bCs w:val="1"/>
          <w:u w:val="single"/>
        </w:rPr>
      </w:pPr>
      <w:r w:rsidDel="00000000" w:rsidR="00000000" w:rsidRPr="00000000">
        <w:rPr>
          <w:rtl w:val="0"/>
        </w:rPr>
      </w:r>
    </w:p>
    <w:p w:rsidR="00000000" w:rsidDel="00000000" w:rsidP="00000000" w:rsidRDefault="00000000" w:rsidRPr="00000000" w14:paraId="0000003C">
      <w:pPr>
        <w:spacing w:line="480" w:lineRule="auto"/>
        <w:rPr>
          <w:b w:val="1"/>
          <w:bCs w:val="1"/>
          <w:u w:val="single"/>
        </w:rPr>
      </w:pPr>
      <w:r w:rsidDel="00000000" w:rsidR="00000000" w:rsidRPr="00000000">
        <w:rPr>
          <w:rtl w:val="0"/>
        </w:rPr>
      </w:r>
    </w:p>
    <w:p w:rsidR="00000000" w:rsidDel="00000000" w:rsidP="00000000" w:rsidRDefault="00000000" w:rsidRPr="00000000" w14:paraId="0000003D">
      <w:pPr>
        <w:spacing w:line="480" w:lineRule="auto"/>
        <w:rPr>
          <w:b w:val="1"/>
          <w:bCs w:val="1"/>
          <w:u w:val="single"/>
        </w:rPr>
      </w:pPr>
      <w:r w:rsidDel="00000000" w:rsidR="00000000" w:rsidRPr="00000000">
        <w:rPr>
          <w:rtl w:val="0"/>
        </w:rPr>
      </w:r>
    </w:p>
    <w:p w:rsidR="00000000" w:rsidDel="00000000" w:rsidP="00000000" w:rsidRDefault="00000000" w:rsidRPr="00000000" w14:paraId="0000003E">
      <w:pPr>
        <w:spacing w:line="480" w:lineRule="auto"/>
        <w:rPr>
          <w:b w:val="1"/>
          <w:bCs w:val="1"/>
          <w:u w:val="single"/>
        </w:rPr>
      </w:pPr>
      <w:r w:rsidDel="00000000" w:rsidR="00000000" w:rsidRPr="00000000">
        <w:rPr>
          <w:rtl w:val="0"/>
        </w:rPr>
      </w:r>
    </w:p>
    <w:p w:rsidR="00000000" w:rsidDel="00000000" w:rsidP="00000000" w:rsidRDefault="00000000" w:rsidRPr="00000000" w14:paraId="0000003F">
      <w:pPr>
        <w:spacing w:line="480" w:lineRule="auto"/>
        <w:rPr>
          <w:b w:val="1"/>
          <w:bCs w:val="1"/>
          <w:u w:val="single"/>
        </w:rPr>
      </w:pPr>
      <w:r w:rsidDel="00000000" w:rsidR="00000000" w:rsidRPr="00000000">
        <w:rPr>
          <w:rtl w:val="0"/>
        </w:rPr>
      </w:r>
    </w:p>
    <w:p w:rsidR="00000000" w:rsidDel="00000000" w:rsidP="00000000" w:rsidRDefault="00000000" w:rsidRPr="00000000" w14:paraId="00000040">
      <w:pPr>
        <w:spacing w:line="480" w:lineRule="auto"/>
        <w:rPr>
          <w:b w:val="1"/>
          <w:bCs w:val="1"/>
          <w:u w:val="single"/>
        </w:rPr>
      </w:pPr>
      <w:r w:rsidDel="00000000" w:rsidR="00000000" w:rsidRPr="00000000">
        <w:rPr>
          <w:rtl w:val="0"/>
        </w:rPr>
      </w:r>
    </w:p>
    <w:p w:rsidR="00000000" w:rsidDel="00000000" w:rsidP="00000000" w:rsidRDefault="00000000" w:rsidRPr="00000000" w14:paraId="00000041">
      <w:pPr>
        <w:spacing w:line="480" w:lineRule="auto"/>
        <w:rPr>
          <w:b w:val="1"/>
          <w:bCs w:val="1"/>
          <w:u w:val="single"/>
        </w:rPr>
      </w:pPr>
      <w:r w:rsidDel="00000000" w:rsidR="00000000" w:rsidRPr="00000000">
        <w:rPr>
          <w:rtl w:val="0"/>
        </w:rPr>
      </w:r>
    </w:p>
    <w:p w:rsidR="00000000" w:rsidDel="00000000" w:rsidP="00000000" w:rsidRDefault="00000000" w:rsidRPr="00000000" w14:paraId="00000042">
      <w:pPr>
        <w:spacing w:line="480" w:lineRule="auto"/>
        <w:rPr>
          <w:b w:val="1"/>
          <w:bCs w:val="1"/>
          <w:u w:val="single"/>
        </w:rPr>
      </w:pPr>
      <w:r w:rsidDel="00000000" w:rsidR="00000000" w:rsidRPr="00000000">
        <w:rPr>
          <w:rtl w:val="0"/>
        </w:rPr>
      </w:r>
    </w:p>
    <w:p w:rsidR="00000000" w:rsidDel="00000000" w:rsidP="00000000" w:rsidRDefault="00000000" w:rsidRPr="00000000" w14:paraId="00000043">
      <w:pPr>
        <w:spacing w:line="480" w:lineRule="auto"/>
        <w:rPr>
          <w:b w:val="1"/>
          <w:bCs w:val="1"/>
          <w:u w:val="single"/>
        </w:rPr>
      </w:pPr>
      <w:r w:rsidDel="00000000" w:rsidR="00000000" w:rsidRPr="00000000">
        <w:rPr>
          <w:rtl w:val="0"/>
        </w:rPr>
      </w:r>
    </w:p>
    <w:p w:rsidR="00000000" w:rsidDel="00000000" w:rsidP="00000000" w:rsidRDefault="00000000" w:rsidRPr="00000000" w14:paraId="00000044">
      <w:pPr>
        <w:spacing w:line="480" w:lineRule="auto"/>
        <w:rPr>
          <w:b w:val="1"/>
          <w:bCs w:val="1"/>
          <w:u w:val="single"/>
        </w:rPr>
      </w:pPr>
      <w:r w:rsidDel="00000000" w:rsidR="00000000" w:rsidRPr="00000000">
        <w:rPr>
          <w:rtl w:val="0"/>
        </w:rPr>
      </w:r>
    </w:p>
    <w:p w:rsidR="00000000" w:rsidDel="00000000" w:rsidP="00000000" w:rsidRDefault="00000000" w:rsidRPr="00000000" w14:paraId="00000045">
      <w:pPr>
        <w:spacing w:line="480" w:lineRule="auto"/>
        <w:rPr>
          <w:b w:val="1"/>
          <w:bCs w:val="1"/>
          <w:u w:val="single"/>
        </w:rPr>
      </w:pPr>
      <w:r w:rsidDel="00000000" w:rsidR="00000000" w:rsidRPr="00000000">
        <w:rPr>
          <w:rtl w:val="0"/>
        </w:rPr>
      </w:r>
    </w:p>
    <w:p w:rsidR="00000000" w:rsidDel="00000000" w:rsidP="00000000" w:rsidRDefault="00000000" w:rsidRPr="00000000" w14:paraId="00000046">
      <w:pPr>
        <w:spacing w:line="480" w:lineRule="auto"/>
        <w:rPr>
          <w:b w:val="1"/>
          <w:bCs w:val="1"/>
          <w:u w:val="single"/>
        </w:rPr>
      </w:pPr>
      <w:r w:rsidDel="00000000" w:rsidR="00000000" w:rsidRPr="00000000">
        <w:rPr>
          <w:rtl w:val="0"/>
        </w:rPr>
      </w:r>
    </w:p>
    <w:p w:rsidR="00000000" w:rsidDel="00000000" w:rsidP="00000000" w:rsidRDefault="00000000" w:rsidRPr="00000000" w14:paraId="00000047">
      <w:pPr>
        <w:spacing w:line="480" w:lineRule="auto"/>
        <w:rPr>
          <w:b w:val="1"/>
          <w:bCs w:val="1"/>
          <w:u w:val="single"/>
        </w:rPr>
      </w:pPr>
      <w:r w:rsidDel="00000000" w:rsidR="00000000" w:rsidRPr="00000000">
        <w:rPr>
          <w:rtl w:val="0"/>
        </w:rPr>
      </w:r>
    </w:p>
    <w:p w:rsidR="00000000" w:rsidDel="00000000" w:rsidP="00000000" w:rsidRDefault="00000000" w:rsidRPr="00000000" w14:paraId="00000048">
      <w:pPr>
        <w:spacing w:line="480" w:lineRule="auto"/>
        <w:rPr>
          <w:b w:val="1"/>
          <w:bCs w:val="1"/>
          <w:u w:val="single"/>
        </w:rPr>
      </w:pPr>
      <w:r w:rsidDel="00000000" w:rsidR="00000000" w:rsidRPr="00000000">
        <w:rPr>
          <w:rtl w:val="0"/>
        </w:rPr>
      </w:r>
    </w:p>
    <w:p w:rsidR="00000000" w:rsidDel="00000000" w:rsidP="00000000" w:rsidRDefault="00000000" w:rsidRPr="00000000" w14:paraId="00000049">
      <w:pPr>
        <w:spacing w:line="480" w:lineRule="auto"/>
        <w:rPr>
          <w:b w:val="1"/>
          <w:bCs w:val="1"/>
          <w:u w:val="single"/>
        </w:rPr>
      </w:pPr>
      <w:r w:rsidDel="00000000" w:rsidR="00000000" w:rsidRPr="00000000">
        <w:rPr>
          <w:rtl w:val="0"/>
        </w:rPr>
      </w:r>
    </w:p>
    <w:p w:rsidR="00000000" w:rsidDel="00000000" w:rsidP="00000000" w:rsidRDefault="00000000" w:rsidRPr="00000000" w14:paraId="0000004A">
      <w:pPr>
        <w:spacing w:line="480" w:lineRule="auto"/>
        <w:rPr>
          <w:b w:val="1"/>
          <w:bCs w:val="1"/>
          <w:u w:val="single"/>
        </w:rPr>
      </w:pPr>
      <w:r w:rsidDel="00000000" w:rsidR="00000000" w:rsidRPr="00000000">
        <w:rPr>
          <w:rtl w:val="0"/>
        </w:rPr>
      </w:r>
    </w:p>
    <w:p w:rsidR="00000000" w:rsidDel="00000000" w:rsidP="00000000" w:rsidRDefault="00000000" w:rsidRPr="00000000" w14:paraId="0000004B">
      <w:pPr>
        <w:spacing w:line="480" w:lineRule="auto"/>
        <w:rPr/>
      </w:pPr>
      <w:r w:rsidDel="00000000" w:rsidR="00000000" w:rsidRPr="00000000">
        <w:rPr>
          <w:b w:val="1"/>
          <w:bCs w:val="1"/>
          <w:u w:val="single"/>
          <w:rtl w:val="0"/>
        </w:rPr>
        <w:t xml:space="preserve">Farsi version (Fereshteh)</w:t>
      </w:r>
      <w:r w:rsidDel="00000000" w:rsidR="00000000" w:rsidRPr="00000000">
        <w:rPr>
          <w:rtl w:val="0"/>
        </w:rPr>
        <w:t xml:space="preserve"> </w:t>
      </w:r>
    </w:p>
    <w:p w:rsidR="00000000" w:rsidDel="00000000" w:rsidP="00000000" w:rsidRDefault="00000000" w:rsidRPr="00000000" w14:paraId="0000004C">
      <w:pPr>
        <w:spacing w:after="240" w:before="240" w:line="360" w:lineRule="auto"/>
        <w:jc w:val="right"/>
        <w:rPr/>
      </w:pP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فارسی</w:t>
      </w:r>
    </w:p>
    <w:p w:rsidR="00000000" w:rsidDel="00000000" w:rsidP="00000000" w:rsidRDefault="00000000" w:rsidRPr="00000000" w14:paraId="0000004D">
      <w:pPr>
        <w:spacing w:after="240" w:before="240" w:line="360" w:lineRule="auto"/>
        <w:jc w:val="right"/>
        <w:rPr/>
      </w:pPr>
      <w:r w:rsidDel="00000000" w:rsidR="00000000" w:rsidRPr="00000000">
        <w:rPr>
          <w:rtl w:val="0"/>
        </w:rPr>
      </w:r>
      <w:r w:rsidDel="00000000" w:rsidR="00000000" w:rsidRPr="00000000">
        <w:rPr>
          <w:rtl w:val="0"/>
        </w:rPr>
        <w:t xml:space="preserve">۱. </w:t>
      </w:r>
      <w:r w:rsidDel="00000000" w:rsidR="00000000" w:rsidRPr="00000000">
        <w:rPr>
          <w:rtl w:val="1"/>
        </w:rPr>
        <w:t xml:space="preserve">حفاظت</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شواهد</w:t>
      </w:r>
      <w:r w:rsidDel="00000000" w:rsidR="00000000" w:rsidRPr="00000000">
        <w:rPr>
          <w:rtl w:val="1"/>
        </w:rPr>
        <w:t xml:space="preserve"> </w:t>
      </w:r>
      <w:r w:rsidDel="00000000" w:rsidR="00000000" w:rsidRPr="00000000">
        <w:rPr>
          <w:rtl w:val="1"/>
        </w:rPr>
        <w:t xml:space="preserve">ظرفیت</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w:t>
      </w:r>
      <w:r w:rsidDel="00000000" w:rsidR="00000000" w:rsidRPr="00000000">
        <w:rPr>
          <w:rtl w:val="1"/>
        </w:rPr>
        <w:t xml:space="preserve">توجهی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حفاظت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تنوع</w:t>
      </w:r>
      <w:r w:rsidDel="00000000" w:rsidR="00000000" w:rsidRPr="00000000">
        <w:rPr>
          <w:rtl w:val="1"/>
        </w:rPr>
        <w:t xml:space="preserve"> </w:t>
      </w:r>
      <w:r w:rsidDel="00000000" w:rsidR="00000000" w:rsidRPr="00000000">
        <w:rPr>
          <w:rtl w:val="1"/>
        </w:rPr>
        <w:t xml:space="preserve">زیستی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گسترده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ترویج</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شواهد</w:t>
      </w:r>
      <w:r w:rsidDel="00000000" w:rsidR="00000000" w:rsidRPr="00000000">
        <w:rPr>
          <w:rtl w:val="1"/>
        </w:rPr>
        <w:t xml:space="preserve"> </w:t>
      </w:r>
      <w:r w:rsidDel="00000000" w:rsidR="00000000" w:rsidRPr="00000000">
        <w:rPr>
          <w:rtl w:val="1"/>
        </w:rPr>
        <w:t xml:space="preserve">علمی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حفاظت</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تصمیمات</w:t>
      </w:r>
      <w:r w:rsidDel="00000000" w:rsidR="00000000" w:rsidRPr="00000000">
        <w:rPr>
          <w:rtl w:val="1"/>
        </w:rPr>
        <w:t xml:space="preserve"> </w:t>
      </w:r>
      <w:r w:rsidDel="00000000" w:rsidR="00000000" w:rsidRPr="00000000">
        <w:rPr>
          <w:rtl w:val="1"/>
        </w:rPr>
        <w:t xml:space="preserve">حفاظتی</w:t>
      </w:r>
      <w:r w:rsidDel="00000000" w:rsidR="00000000" w:rsidRPr="00000000">
        <w:rPr>
          <w:rtl w:val="1"/>
        </w:rPr>
        <w:t xml:space="preserve">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بهره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مؤثر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شواهد</w:t>
      </w:r>
      <w:r w:rsidDel="00000000" w:rsidR="00000000" w:rsidRPr="00000000">
        <w:rPr>
          <w:rtl w:val="1"/>
        </w:rPr>
        <w:t xml:space="preserve"> </w:t>
      </w:r>
      <w:r w:rsidDel="00000000" w:rsidR="00000000" w:rsidRPr="00000000">
        <w:rPr>
          <w:rtl w:val="1"/>
        </w:rPr>
        <w:t xml:space="preserve">اتخاذ</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ازاین</w:t>
      </w:r>
      <w:r w:rsidDel="00000000" w:rsidR="00000000" w:rsidRPr="00000000">
        <w:rPr>
          <w:rtl w:val="1"/>
        </w:rPr>
        <w:t xml:space="preserve">‌</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شناخت</w:t>
      </w:r>
      <w:r w:rsidDel="00000000" w:rsidR="00000000" w:rsidRPr="00000000">
        <w:rPr>
          <w:rtl w:val="1"/>
        </w:rPr>
        <w:t xml:space="preserve"> </w:t>
      </w:r>
      <w:r w:rsidDel="00000000" w:rsidR="00000000" w:rsidRPr="00000000">
        <w:rPr>
          <w:rtl w:val="1"/>
        </w:rPr>
        <w:t xml:space="preserve">عوامل</w:t>
      </w:r>
      <w:r w:rsidDel="00000000" w:rsidR="00000000" w:rsidRPr="00000000">
        <w:rPr>
          <w:rtl w:val="1"/>
        </w:rPr>
        <w:t xml:space="preserve"> </w:t>
      </w:r>
      <w:r w:rsidDel="00000000" w:rsidR="00000000" w:rsidRPr="00000000">
        <w:rPr>
          <w:rtl w:val="1"/>
        </w:rPr>
        <w:t xml:space="preserve">مؤثر</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شواهد</w:t>
      </w:r>
      <w:r w:rsidDel="00000000" w:rsidR="00000000" w:rsidRPr="00000000">
        <w:rPr>
          <w:rtl w:val="1"/>
        </w:rPr>
        <w:t xml:space="preserve"> </w:t>
      </w:r>
      <w:r w:rsidDel="00000000" w:rsidR="00000000" w:rsidRPr="00000000">
        <w:rPr>
          <w:rtl w:val="1"/>
        </w:rPr>
        <w:t xml:space="preserve">علمی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فرایندهای</w:t>
      </w:r>
      <w:r w:rsidDel="00000000" w:rsidR="00000000" w:rsidRPr="00000000">
        <w:rPr>
          <w:rtl w:val="1"/>
        </w:rPr>
        <w:t xml:space="preserve"> </w:t>
      </w:r>
      <w:r w:rsidDel="00000000" w:rsidR="00000000" w:rsidRPr="00000000">
        <w:rPr>
          <w:rtl w:val="1"/>
        </w:rPr>
        <w:t xml:space="preserve">تصمیم</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حفاظتی</w:t>
      </w:r>
      <w:r w:rsidDel="00000000" w:rsidR="00000000" w:rsidRPr="00000000">
        <w:rPr>
          <w:rtl w:val="1"/>
        </w:rPr>
        <w:t xml:space="preserve">، </w:t>
      </w:r>
      <w:r w:rsidDel="00000000" w:rsidR="00000000" w:rsidRPr="00000000">
        <w:rPr>
          <w:rtl w:val="1"/>
        </w:rPr>
        <w:t xml:space="preserve">گامی</w:t>
      </w:r>
      <w:r w:rsidDel="00000000" w:rsidR="00000000" w:rsidRPr="00000000">
        <w:rPr>
          <w:rtl w:val="1"/>
        </w:rPr>
        <w:t xml:space="preserve"> </w:t>
      </w:r>
      <w:r w:rsidDel="00000000" w:rsidR="00000000" w:rsidRPr="00000000">
        <w:rPr>
          <w:rtl w:val="1"/>
        </w:rPr>
        <w:t xml:space="preserve">اساسی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تقویت</w:t>
      </w:r>
      <w:r w:rsidDel="00000000" w:rsidR="00000000" w:rsidRPr="00000000">
        <w:rPr>
          <w:rtl w:val="1"/>
        </w:rPr>
        <w:t xml:space="preserve"> </w:t>
      </w:r>
      <w:r w:rsidDel="00000000" w:rsidR="00000000" w:rsidRPr="00000000">
        <w:rPr>
          <w:rtl w:val="1"/>
        </w:rPr>
        <w:t xml:space="preserve">رویکردهای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شواهد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شمار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آید</w:t>
      </w:r>
      <w:r w:rsidDel="00000000" w:rsidR="00000000" w:rsidRPr="00000000">
        <w:rPr>
          <w:rtl w:val="1"/>
        </w:rPr>
        <w:t xml:space="preserve">. </w:t>
      </w:r>
      <w:r w:rsidDel="00000000" w:rsidR="00000000" w:rsidRPr="00000000">
        <w:rPr>
          <w:rtl w:val="1"/>
        </w:rPr>
        <w:t xml:space="preserve">اگرچه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متعددی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شواهد</w:t>
      </w:r>
      <w:r w:rsidDel="00000000" w:rsidR="00000000" w:rsidRPr="00000000">
        <w:rPr>
          <w:rtl w:val="1"/>
        </w:rPr>
        <w:t xml:space="preserve"> </w:t>
      </w:r>
      <w:r w:rsidDel="00000000" w:rsidR="00000000" w:rsidRPr="00000000">
        <w:rPr>
          <w:rtl w:val="1"/>
        </w:rPr>
        <w:t xml:space="preserve">علمی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تصمیم</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حفاظتی</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تاکنون</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جامع</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w:t>
      </w:r>
      <w:r w:rsidDel="00000000" w:rsidR="00000000" w:rsidRPr="00000000">
        <w:rPr>
          <w:rtl w:val="1"/>
        </w:rPr>
        <w:t xml:space="preserve">مندی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ادبیات</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نشده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0"/>
        </w:rPr>
        <w:t xml:space="preserve">.</w:t>
      </w:r>
    </w:p>
    <w:p w:rsidR="00000000" w:rsidDel="00000000" w:rsidP="00000000" w:rsidRDefault="00000000" w:rsidRPr="00000000" w14:paraId="0000004E">
      <w:pPr>
        <w:spacing w:after="240" w:before="240" w:line="360" w:lineRule="auto"/>
        <w:jc w:val="both"/>
        <w:rPr/>
      </w:pPr>
      <w:r w:rsidDel="00000000" w:rsidR="00000000" w:rsidRPr="00000000">
        <w:rPr>
          <w:rtl w:val="0"/>
        </w:rPr>
      </w:r>
      <w:r w:rsidDel="00000000" w:rsidR="00000000" w:rsidRPr="00000000">
        <w:rPr>
          <w:rtl w:val="0"/>
        </w:rPr>
        <w:t xml:space="preserve">۲.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منظور</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خلأ</w:t>
      </w:r>
      <w:r w:rsidDel="00000000" w:rsidR="00000000" w:rsidRPr="00000000">
        <w:rPr>
          <w:rtl w:val="1"/>
        </w:rPr>
        <w:t xml:space="preserve"> </w:t>
      </w:r>
      <w:r w:rsidDel="00000000" w:rsidR="00000000" w:rsidRPr="00000000">
        <w:rPr>
          <w:rtl w:val="1"/>
        </w:rPr>
        <w:t xml:space="preserve">دانشی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w:t>
      </w:r>
      <w:r w:rsidDel="00000000" w:rsidR="00000000" w:rsidRPr="00000000">
        <w:rPr>
          <w:rtl w:val="1"/>
        </w:rPr>
        <w:t xml:space="preserve">مند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ادبیات</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درباره</w:t>
      </w:r>
      <w:r w:rsidDel="00000000" w:rsidR="00000000" w:rsidRPr="00000000">
        <w:rPr>
          <w:rtl w:val="1"/>
        </w:rPr>
        <w:t xml:space="preserve"> </w:t>
      </w:r>
      <w:r w:rsidDel="00000000" w:rsidR="00000000" w:rsidRPr="00000000">
        <w:rPr>
          <w:rtl w:val="1"/>
        </w:rPr>
        <w:t xml:space="preserve">عوامل</w:t>
      </w:r>
      <w:r w:rsidDel="00000000" w:rsidR="00000000" w:rsidRPr="00000000">
        <w:rPr>
          <w:rtl w:val="1"/>
        </w:rPr>
        <w:t xml:space="preserve"> </w:t>
      </w:r>
      <w:r w:rsidDel="00000000" w:rsidR="00000000" w:rsidRPr="00000000">
        <w:rPr>
          <w:rtl w:val="1"/>
        </w:rPr>
        <w:t xml:space="preserve">مؤثر</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شواهد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تصمیم</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حفاظتی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اهداف</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مطالعه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پژوهشی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گروه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ذی</w:t>
      </w:r>
      <w:r w:rsidDel="00000000" w:rsidR="00000000" w:rsidRPr="00000000">
        <w:rPr>
          <w:rtl w:val="1"/>
        </w:rPr>
        <w:t xml:space="preserve">‌</w:t>
      </w:r>
      <w:r w:rsidDel="00000000" w:rsidR="00000000" w:rsidRPr="00000000">
        <w:rPr>
          <w:rtl w:val="1"/>
        </w:rPr>
        <w:t xml:space="preserve">نفع</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بازیگران</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عوامل</w:t>
      </w:r>
      <w:r w:rsidDel="00000000" w:rsidR="00000000" w:rsidRPr="00000000">
        <w:rPr>
          <w:rtl w:val="1"/>
        </w:rPr>
        <w:t xml:space="preserve"> </w:t>
      </w:r>
      <w:r w:rsidDel="00000000" w:rsidR="00000000" w:rsidRPr="00000000">
        <w:rPr>
          <w:rtl w:val="1"/>
        </w:rPr>
        <w:t xml:space="preserve">اثرگذار</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کارگیری</w:t>
      </w:r>
      <w:r w:rsidDel="00000000" w:rsidR="00000000" w:rsidRPr="00000000">
        <w:rPr>
          <w:rtl w:val="1"/>
        </w:rPr>
        <w:t xml:space="preserve"> </w:t>
      </w:r>
      <w:r w:rsidDel="00000000" w:rsidR="00000000" w:rsidRPr="00000000">
        <w:rPr>
          <w:rtl w:val="1"/>
        </w:rPr>
        <w:t xml:space="preserve">شواهد</w:t>
      </w:r>
      <w:r w:rsidDel="00000000" w:rsidR="00000000" w:rsidRPr="00000000">
        <w:rPr>
          <w:rtl w:val="1"/>
        </w:rPr>
        <w:t xml:space="preserve"> </w:t>
      </w:r>
      <w:r w:rsidDel="00000000" w:rsidR="00000000" w:rsidRPr="00000000">
        <w:rPr>
          <w:rtl w:val="1"/>
        </w:rPr>
        <w:t xml:space="preserve">علمی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تصمیم</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حفاظت</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w:t>
      </w:r>
      <w:r w:rsidDel="00000000" w:rsidR="00000000" w:rsidRPr="00000000">
        <w:rPr>
          <w:rtl w:val="1"/>
        </w:rPr>
        <w:t xml:space="preserve">، </w:t>
      </w:r>
      <w:r w:rsidDel="00000000" w:rsidR="00000000" w:rsidRPr="00000000">
        <w:rPr>
          <w:rtl w:val="1"/>
        </w:rPr>
        <w:t xml:space="preserve">فرایند</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غربالگری</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۱۶۷ </w:t>
      </w:r>
      <w:r w:rsidDel="00000000" w:rsidR="00000000" w:rsidRPr="00000000">
        <w:rPr>
          <w:rtl w:val="1"/>
        </w:rPr>
        <w:t xml:space="preserve">مطالعه</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شد</w:t>
      </w:r>
      <w:r w:rsidDel="00000000" w:rsidR="00000000" w:rsidRPr="00000000">
        <w:rPr>
          <w:rtl w:val="0"/>
        </w:rPr>
        <w:t xml:space="preserve">..</w:t>
      </w:r>
    </w:p>
    <w:p w:rsidR="00000000" w:rsidDel="00000000" w:rsidP="00000000" w:rsidRDefault="00000000" w:rsidRPr="00000000" w14:paraId="0000004F">
      <w:pPr>
        <w:spacing w:after="240" w:before="240" w:line="360" w:lineRule="auto"/>
        <w:jc w:val="right"/>
        <w:rPr/>
      </w:pPr>
      <w:r w:rsidDel="00000000" w:rsidR="00000000" w:rsidRPr="00000000">
        <w:rPr>
          <w:rtl w:val="0"/>
        </w:rPr>
      </w:r>
      <w:r w:rsidDel="00000000" w:rsidR="00000000" w:rsidRPr="00000000">
        <w:rPr>
          <w:rtl w:val="0"/>
        </w:rPr>
        <w:t xml:space="preserve">۳.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ادبیات</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سوگیری</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w:t>
      </w:r>
      <w:r w:rsidDel="00000000" w:rsidR="00000000" w:rsidRPr="00000000">
        <w:rPr>
          <w:rtl w:val="1"/>
        </w:rPr>
        <w:t xml:space="preserve">توجهی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کشورهای</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محدودی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مطالعات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اکوسیستم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مطالعه</w:t>
      </w:r>
      <w:r w:rsidDel="00000000" w:rsidR="00000000" w:rsidRPr="00000000">
        <w:rPr>
          <w:rtl w:val="1"/>
        </w:rPr>
        <w:t xml:space="preserve">، </w:t>
      </w:r>
      <w:r w:rsidDel="00000000" w:rsidR="00000000" w:rsidRPr="00000000">
        <w:rPr>
          <w:rtl w:val="1"/>
        </w:rPr>
        <w:t xml:space="preserve">گروه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رده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زیستی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تهدیدهای</w:t>
      </w:r>
      <w:r w:rsidDel="00000000" w:rsidR="00000000" w:rsidRPr="00000000">
        <w:rPr>
          <w:rtl w:val="1"/>
        </w:rPr>
        <w:t xml:space="preserve"> </w:t>
      </w:r>
      <w:r w:rsidDel="00000000" w:rsidR="00000000" w:rsidRPr="00000000">
        <w:rPr>
          <w:rtl w:val="1"/>
        </w:rPr>
        <w:t xml:space="preserve">حفاظتی</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اکوسیستم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دریایی</w:t>
      </w:r>
      <w:r w:rsidDel="00000000" w:rsidR="00000000" w:rsidRPr="00000000">
        <w:rPr>
          <w:rtl w:val="1"/>
        </w:rPr>
        <w:t xml:space="preserve">، </w:t>
      </w:r>
      <w:r w:rsidDel="00000000" w:rsidR="00000000" w:rsidRPr="00000000">
        <w:rPr>
          <w:rtl w:val="1"/>
        </w:rPr>
        <w:t xml:space="preserve">جنگلی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آب</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شیرین</w:t>
      </w:r>
      <w:r w:rsidDel="00000000" w:rsidR="00000000" w:rsidRPr="00000000">
        <w:rPr>
          <w:rtl w:val="1"/>
        </w:rPr>
        <w:t xml:space="preserve"> </w:t>
      </w:r>
      <w:r w:rsidDel="00000000" w:rsidR="00000000" w:rsidRPr="00000000">
        <w:rPr>
          <w:rtl w:val="1"/>
        </w:rPr>
        <w:t xml:space="preserve">متمرکز</w:t>
      </w:r>
      <w:r w:rsidDel="00000000" w:rsidR="00000000" w:rsidRPr="00000000">
        <w:rPr>
          <w:rtl w:val="1"/>
        </w:rPr>
        <w:t xml:space="preserve"> </w:t>
      </w:r>
      <w:r w:rsidDel="00000000" w:rsidR="00000000" w:rsidRPr="00000000">
        <w:rPr>
          <w:rtl w:val="1"/>
        </w:rPr>
        <w:t xml:space="preserve">بوده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مطالعات</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متخصصان</w:t>
      </w:r>
      <w:r w:rsidDel="00000000" w:rsidR="00000000" w:rsidRPr="00000000">
        <w:rPr>
          <w:rtl w:val="1"/>
        </w:rPr>
        <w:t xml:space="preserve"> </w:t>
      </w:r>
      <w:r w:rsidDel="00000000" w:rsidR="00000000" w:rsidRPr="00000000">
        <w:rPr>
          <w:rtl w:val="1"/>
        </w:rPr>
        <w:t xml:space="preserve">حفاظت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پژوهشگران</w:t>
      </w:r>
      <w:r w:rsidDel="00000000" w:rsidR="00000000" w:rsidRPr="00000000">
        <w:rPr>
          <w:rtl w:val="1"/>
        </w:rPr>
        <w:t xml:space="preserve"> </w:t>
      </w:r>
      <w:r w:rsidDel="00000000" w:rsidR="00000000" w:rsidRPr="00000000">
        <w:rPr>
          <w:rtl w:val="1"/>
        </w:rPr>
        <w:t xml:space="preserve">تمرکز</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نقش</w:t>
      </w:r>
      <w:r w:rsidDel="00000000" w:rsidR="00000000" w:rsidRPr="00000000">
        <w:rPr>
          <w:rtl w:val="1"/>
        </w:rPr>
        <w:t xml:space="preserve"> </w:t>
      </w:r>
      <w:r w:rsidDel="00000000" w:rsidR="00000000" w:rsidRPr="00000000">
        <w:rPr>
          <w:rtl w:val="1"/>
        </w:rPr>
        <w:t xml:space="preserve">سیاست</w:t>
      </w:r>
      <w:r w:rsidDel="00000000" w:rsidR="00000000" w:rsidRPr="00000000">
        <w:rPr>
          <w:rtl w:val="1"/>
        </w:rPr>
        <w:t xml:space="preserve">‌</w:t>
      </w:r>
      <w:r w:rsidDel="00000000" w:rsidR="00000000" w:rsidRPr="00000000">
        <w:rPr>
          <w:rtl w:val="1"/>
        </w:rPr>
        <w:t xml:space="preserve">گذاران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ذی</w:t>
      </w:r>
      <w:r w:rsidDel="00000000" w:rsidR="00000000" w:rsidRPr="00000000">
        <w:rPr>
          <w:rtl w:val="1"/>
        </w:rPr>
        <w:t xml:space="preserve">‌</w:t>
      </w:r>
      <w:r w:rsidDel="00000000" w:rsidR="00000000" w:rsidRPr="00000000">
        <w:rPr>
          <w:rtl w:val="1"/>
        </w:rPr>
        <w:t xml:space="preserve">نفعان</w:t>
      </w:r>
      <w:r w:rsidDel="00000000" w:rsidR="00000000" w:rsidRPr="00000000">
        <w:rPr>
          <w:rtl w:val="1"/>
        </w:rPr>
        <w:t xml:space="preserve"> </w:t>
      </w:r>
      <w:r w:rsidDel="00000000" w:rsidR="00000000" w:rsidRPr="00000000">
        <w:rPr>
          <w:rtl w:val="1"/>
        </w:rPr>
        <w:t xml:space="preserve">کمتر</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0"/>
        </w:rPr>
        <w:t xml:space="preserve">.</w:t>
      </w:r>
    </w:p>
    <w:p w:rsidR="00000000" w:rsidDel="00000000" w:rsidP="00000000" w:rsidRDefault="00000000" w:rsidRPr="00000000" w14:paraId="00000050">
      <w:pPr>
        <w:spacing w:after="240" w:before="240" w:line="360" w:lineRule="auto"/>
        <w:jc w:val="right"/>
        <w:rPr/>
      </w:pPr>
      <w:r w:rsidDel="00000000" w:rsidR="00000000" w:rsidRPr="00000000">
        <w:rPr>
          <w:rtl w:val="0"/>
        </w:rPr>
      </w:r>
      <w:r w:rsidDel="00000000" w:rsidR="00000000" w:rsidRPr="00000000">
        <w:rPr>
          <w:rtl w:val="0"/>
        </w:rPr>
        <w:t xml:space="preserve">۴.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عوامل</w:t>
      </w:r>
      <w:r w:rsidDel="00000000" w:rsidR="00000000" w:rsidRPr="00000000">
        <w:rPr>
          <w:rtl w:val="1"/>
        </w:rPr>
        <w:t xml:space="preserve"> </w:t>
      </w:r>
      <w:r w:rsidDel="00000000" w:rsidR="00000000" w:rsidRPr="00000000">
        <w:rPr>
          <w:rtl w:val="1"/>
        </w:rPr>
        <w:t xml:space="preserve">مؤثر</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شواهد</w:t>
      </w:r>
      <w:r w:rsidDel="00000000" w:rsidR="00000000" w:rsidRPr="00000000">
        <w:rPr>
          <w:rtl w:val="1"/>
        </w:rPr>
        <w:t xml:space="preserve"> </w:t>
      </w:r>
      <w:r w:rsidDel="00000000" w:rsidR="00000000" w:rsidRPr="00000000">
        <w:rPr>
          <w:rtl w:val="1"/>
        </w:rPr>
        <w:t xml:space="preserve">علمی</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تعامل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پژوهشگران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تصمیم</w:t>
      </w:r>
      <w:r w:rsidDel="00000000" w:rsidR="00000000" w:rsidRPr="00000000">
        <w:rPr>
          <w:rtl w:val="1"/>
        </w:rPr>
        <w:t xml:space="preserve">‌</w:t>
      </w:r>
      <w:r w:rsidDel="00000000" w:rsidR="00000000" w:rsidRPr="00000000">
        <w:rPr>
          <w:rtl w:val="1"/>
        </w:rPr>
        <w:t xml:space="preserve">گیرندگان</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ظرفیت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سازمان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حفاظتی</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عوامل</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افزون</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شواهد</w:t>
      </w:r>
      <w:r w:rsidDel="00000000" w:rsidR="00000000" w:rsidRPr="00000000">
        <w:rPr>
          <w:rtl w:val="1"/>
        </w:rPr>
        <w:t xml:space="preserve"> </w:t>
      </w:r>
      <w:r w:rsidDel="00000000" w:rsidR="00000000" w:rsidRPr="00000000">
        <w:rPr>
          <w:rtl w:val="1"/>
        </w:rPr>
        <w:t xml:space="preserve">علمی</w:t>
      </w:r>
      <w:r w:rsidDel="00000000" w:rsidR="00000000" w:rsidRPr="00000000">
        <w:rPr>
          <w:rtl w:val="1"/>
        </w:rPr>
        <w:t xml:space="preserve">، </w:t>
      </w:r>
      <w:r w:rsidDel="00000000" w:rsidR="00000000" w:rsidRPr="00000000">
        <w:rPr>
          <w:rtl w:val="1"/>
        </w:rPr>
        <w:t xml:space="preserve">خصوصیات</w:t>
      </w:r>
      <w:r w:rsidDel="00000000" w:rsidR="00000000" w:rsidRPr="00000000">
        <w:rPr>
          <w:rtl w:val="1"/>
        </w:rPr>
        <w:t xml:space="preserve"> </w:t>
      </w:r>
      <w:r w:rsidDel="00000000" w:rsidR="00000000" w:rsidRPr="00000000">
        <w:rPr>
          <w:rtl w:val="1"/>
        </w:rPr>
        <w:t xml:space="preserve">فردی</w:t>
      </w:r>
      <w:r w:rsidDel="00000000" w:rsidR="00000000" w:rsidRPr="00000000">
        <w:rPr>
          <w:rtl w:val="1"/>
        </w:rPr>
        <w:t xml:space="preserve"> </w:t>
      </w:r>
      <w:r w:rsidDel="00000000" w:rsidR="00000000" w:rsidRPr="00000000">
        <w:rPr>
          <w:rtl w:val="1"/>
        </w:rPr>
        <w:t xml:space="preserve">متخصصان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سیاست</w:t>
      </w:r>
      <w:r w:rsidDel="00000000" w:rsidR="00000000" w:rsidRPr="00000000">
        <w:rPr>
          <w:rtl w:val="1"/>
        </w:rPr>
        <w:t xml:space="preserve">‌</w:t>
      </w:r>
      <w:r w:rsidDel="00000000" w:rsidR="00000000" w:rsidRPr="00000000">
        <w:rPr>
          <w:rtl w:val="1"/>
        </w:rPr>
        <w:t xml:space="preserve">گذاران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سازمانی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حاکم</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فرایند</w:t>
      </w:r>
      <w:r w:rsidDel="00000000" w:rsidR="00000000" w:rsidRPr="00000000">
        <w:rPr>
          <w:rtl w:val="1"/>
        </w:rPr>
        <w:t xml:space="preserve"> </w:t>
      </w:r>
      <w:r w:rsidDel="00000000" w:rsidR="00000000" w:rsidRPr="00000000">
        <w:rPr>
          <w:rtl w:val="1"/>
        </w:rPr>
        <w:t xml:space="preserve">تصمیم</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عوامل</w:t>
      </w:r>
      <w:r w:rsidDel="00000000" w:rsidR="00000000" w:rsidRPr="00000000">
        <w:rPr>
          <w:rtl w:val="1"/>
        </w:rPr>
        <w:t xml:space="preserve"> </w:t>
      </w:r>
      <w:r w:rsidDel="00000000" w:rsidR="00000000" w:rsidRPr="00000000">
        <w:rPr>
          <w:rtl w:val="1"/>
        </w:rPr>
        <w:t xml:space="preserve">پرتکرار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مطالعات</w:t>
      </w:r>
      <w:r w:rsidDel="00000000" w:rsidR="00000000" w:rsidRPr="00000000">
        <w:rPr>
          <w:rtl w:val="1"/>
        </w:rPr>
        <w:t xml:space="preserve"> </w:t>
      </w:r>
      <w:r w:rsidDel="00000000" w:rsidR="00000000" w:rsidRPr="00000000">
        <w:rPr>
          <w:rtl w:val="1"/>
        </w:rPr>
        <w:t xml:space="preserve">بودند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عوامل</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پژوهشگران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نهادهای</w:t>
      </w:r>
      <w:r w:rsidDel="00000000" w:rsidR="00000000" w:rsidRPr="00000000">
        <w:rPr>
          <w:rtl w:val="1"/>
        </w:rPr>
        <w:t xml:space="preserve"> </w:t>
      </w:r>
      <w:r w:rsidDel="00000000" w:rsidR="00000000" w:rsidRPr="00000000">
        <w:rPr>
          <w:rtl w:val="1"/>
        </w:rPr>
        <w:t xml:space="preserve">تحقیقاتی</w:t>
      </w:r>
      <w:r w:rsidDel="00000000" w:rsidR="00000000" w:rsidRPr="00000000">
        <w:rPr>
          <w:rtl w:val="1"/>
        </w:rPr>
        <w:t xml:space="preserve"> </w:t>
      </w:r>
      <w:r w:rsidDel="00000000" w:rsidR="00000000" w:rsidRPr="00000000">
        <w:rPr>
          <w:rtl w:val="1"/>
        </w:rPr>
        <w:t xml:space="preserve">نسبتا</w:t>
      </w:r>
      <w:r w:rsidDel="00000000" w:rsidR="00000000" w:rsidRPr="00000000">
        <w:rPr>
          <w:rtl w:val="1"/>
        </w:rPr>
        <w:t xml:space="preserve">ً </w:t>
      </w:r>
      <w:r w:rsidDel="00000000" w:rsidR="00000000" w:rsidRPr="00000000">
        <w:rPr>
          <w:rtl w:val="1"/>
        </w:rPr>
        <w:t xml:space="preserve">کمتر</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w:t>
      </w:r>
      <w:r w:rsidDel="00000000" w:rsidR="00000000" w:rsidRPr="00000000">
        <w:rPr>
          <w:rtl w:val="1"/>
        </w:rPr>
        <w:t xml:space="preserve">اند</w:t>
      </w:r>
      <w:r w:rsidDel="00000000" w:rsidR="00000000" w:rsidRPr="00000000">
        <w:rPr>
          <w:rtl w:val="0"/>
        </w:rPr>
        <w:t xml:space="preserve">.</w:t>
      </w:r>
    </w:p>
    <w:p w:rsidR="00000000" w:rsidDel="00000000" w:rsidP="00000000" w:rsidRDefault="00000000" w:rsidRPr="00000000" w14:paraId="00000051">
      <w:pPr>
        <w:spacing w:after="240" w:before="240" w:line="360" w:lineRule="auto"/>
        <w:jc w:val="right"/>
        <w:rPr/>
      </w:pPr>
      <w:r w:rsidDel="00000000" w:rsidR="00000000" w:rsidRPr="00000000">
        <w:rPr>
          <w:rtl w:val="0"/>
        </w:rPr>
      </w:r>
      <w:r w:rsidDel="00000000" w:rsidR="00000000" w:rsidRPr="00000000">
        <w:rPr>
          <w:rtl w:val="0"/>
        </w:rPr>
        <w:t xml:space="preserve">۵. </w:t>
      </w:r>
      <w:r w:rsidDel="00000000" w:rsidR="00000000" w:rsidRPr="00000000">
        <w:rPr>
          <w:rtl w:val="1"/>
        </w:rPr>
        <w:t xml:space="preserve">یافته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مطالعه</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آینده</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فراتر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عوامل</w:t>
      </w:r>
      <w:r w:rsidDel="00000000" w:rsidR="00000000" w:rsidRPr="00000000">
        <w:rPr>
          <w:rtl w:val="1"/>
        </w:rPr>
        <w:t xml:space="preserve"> </w:t>
      </w:r>
      <w:r w:rsidDel="00000000" w:rsidR="00000000" w:rsidRPr="00000000">
        <w:rPr>
          <w:rtl w:val="1"/>
        </w:rPr>
        <w:t xml:space="preserve">مؤثر</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شواهد</w:t>
      </w:r>
      <w:r w:rsidDel="00000000" w:rsidR="00000000" w:rsidRPr="00000000">
        <w:rPr>
          <w:rtl w:val="1"/>
        </w:rPr>
        <w:t xml:space="preserve"> </w:t>
      </w:r>
      <w:r w:rsidDel="00000000" w:rsidR="00000000" w:rsidRPr="00000000">
        <w:rPr>
          <w:rtl w:val="1"/>
        </w:rPr>
        <w:t xml:space="preserve">حرکت</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مداخلاتی</w:t>
      </w:r>
      <w:r w:rsidDel="00000000" w:rsidR="00000000" w:rsidRPr="00000000">
        <w:rPr>
          <w:rtl w:val="1"/>
        </w:rPr>
        <w:t xml:space="preserve"> </w:t>
      </w:r>
      <w:r w:rsidDel="00000000" w:rsidR="00000000" w:rsidRPr="00000000">
        <w:rPr>
          <w:rtl w:val="1"/>
        </w:rPr>
        <w:t xml:space="preserve">تمرکز</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شواهد</w:t>
      </w:r>
      <w:r w:rsidDel="00000000" w:rsidR="00000000" w:rsidRPr="00000000">
        <w:rPr>
          <w:rtl w:val="1"/>
        </w:rPr>
        <w:t xml:space="preserve"> </w:t>
      </w:r>
      <w:r w:rsidDel="00000000" w:rsidR="00000000" w:rsidRPr="00000000">
        <w:rPr>
          <w:rtl w:val="1"/>
        </w:rPr>
        <w:t xml:space="preserve">علمی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تصمیم</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حفاظتی</w:t>
      </w:r>
      <w:r w:rsidDel="00000000" w:rsidR="00000000" w:rsidRPr="00000000">
        <w:rPr>
          <w:rtl w:val="1"/>
        </w:rPr>
        <w:t xml:space="preserve"> </w:t>
      </w:r>
      <w:r w:rsidDel="00000000" w:rsidR="00000000" w:rsidRPr="00000000">
        <w:rPr>
          <w:rtl w:val="1"/>
        </w:rPr>
        <w:t xml:space="preserve">تقویت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ماهیت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پیوسته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عوامل</w:t>
      </w:r>
      <w:r w:rsidDel="00000000" w:rsidR="00000000" w:rsidRPr="00000000">
        <w:rPr>
          <w:rtl w:val="1"/>
        </w:rPr>
        <w:t xml:space="preserve">، </w:t>
      </w:r>
      <w:r w:rsidDel="00000000" w:rsidR="00000000" w:rsidRPr="00000000">
        <w:rPr>
          <w:rtl w:val="1"/>
        </w:rPr>
        <w:t xml:space="preserve">اولویت</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اقداماتی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مانع</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برطرف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تصمیم</w:t>
      </w:r>
      <w:r w:rsidDel="00000000" w:rsidR="00000000" w:rsidRPr="00000000">
        <w:rPr>
          <w:rtl w:val="1"/>
        </w:rPr>
        <w:t xml:space="preserve">‌</w:t>
      </w:r>
      <w:r w:rsidDel="00000000" w:rsidR="00000000" w:rsidRPr="00000000">
        <w:rPr>
          <w:rtl w:val="1"/>
        </w:rPr>
        <w:t xml:space="preserve">گیرندگان</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1"/>
        </w:rPr>
        <w:t xml:space="preserve">مدیریتی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سیاستی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پژوهشگران</w:t>
      </w:r>
      <w:r w:rsidDel="00000000" w:rsidR="00000000" w:rsidRPr="00000000">
        <w:rPr>
          <w:rtl w:val="1"/>
        </w:rPr>
        <w:t xml:space="preserve"> </w:t>
      </w:r>
      <w:r w:rsidDel="00000000" w:rsidR="00000000" w:rsidRPr="00000000">
        <w:rPr>
          <w:rtl w:val="1"/>
        </w:rPr>
        <w:t xml:space="preserve">تعامل</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نیازهای</w:t>
      </w:r>
      <w:r w:rsidDel="00000000" w:rsidR="00000000" w:rsidRPr="00000000">
        <w:rPr>
          <w:rtl w:val="1"/>
        </w:rPr>
        <w:t xml:space="preserve"> </w:t>
      </w:r>
      <w:r w:rsidDel="00000000" w:rsidR="00000000" w:rsidRPr="00000000">
        <w:rPr>
          <w:rtl w:val="1"/>
        </w:rPr>
        <w:t xml:space="preserve">دانشی</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شفاف</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سازوکارهای</w:t>
      </w:r>
      <w:r w:rsidDel="00000000" w:rsidR="00000000" w:rsidRPr="00000000">
        <w:rPr>
          <w:rtl w:val="1"/>
        </w:rPr>
        <w:t xml:space="preserve"> </w:t>
      </w:r>
      <w:r w:rsidDel="00000000" w:rsidR="00000000" w:rsidRPr="00000000">
        <w:rPr>
          <w:rtl w:val="1"/>
        </w:rPr>
        <w:t xml:space="preserve">تسهیل</w:t>
      </w:r>
      <w:r w:rsidDel="00000000" w:rsidR="00000000" w:rsidRPr="00000000">
        <w:rPr>
          <w:rtl w:val="1"/>
        </w:rPr>
        <w:t xml:space="preserve">‌</w:t>
      </w:r>
      <w:r w:rsidDel="00000000" w:rsidR="00000000" w:rsidRPr="00000000">
        <w:rPr>
          <w:rtl w:val="1"/>
        </w:rPr>
        <w:t xml:space="preserve">کننده</w:t>
      </w:r>
      <w:r w:rsidDel="00000000" w:rsidR="00000000" w:rsidRPr="00000000">
        <w:rPr>
          <w:rtl w:val="1"/>
        </w:rPr>
        <w:t xml:space="preserve"> </w:t>
      </w:r>
      <w:r w:rsidDel="00000000" w:rsidR="00000000" w:rsidRPr="00000000">
        <w:rPr>
          <w:rtl w:val="1"/>
        </w:rPr>
        <w:t xml:space="preserve">گفت</w:t>
      </w:r>
      <w:r w:rsidDel="00000000" w:rsidR="00000000" w:rsidRPr="00000000">
        <w:rPr>
          <w:rtl w:val="1"/>
        </w:rPr>
        <w:t xml:space="preserve">‌</w:t>
      </w:r>
      <w:r w:rsidDel="00000000" w:rsidR="00000000" w:rsidRPr="00000000">
        <w:rPr>
          <w:rtl w:val="1"/>
        </w:rPr>
        <w:t xml:space="preserve">وگو</w:t>
      </w:r>
      <w:r w:rsidDel="00000000" w:rsidR="00000000" w:rsidRPr="00000000">
        <w:rPr>
          <w:rtl w:val="1"/>
        </w:rPr>
        <w:t xml:space="preserve">، </w:t>
      </w:r>
      <w:r w:rsidDel="00000000" w:rsidR="00000000" w:rsidRPr="00000000">
        <w:rPr>
          <w:rtl w:val="1"/>
        </w:rPr>
        <w:t xml:space="preserve">تبادل</w:t>
      </w:r>
      <w:r w:rsidDel="00000000" w:rsidR="00000000" w:rsidRPr="00000000">
        <w:rPr>
          <w:rtl w:val="1"/>
        </w:rPr>
        <w:t xml:space="preserve"> </w:t>
      </w:r>
      <w:r w:rsidDel="00000000" w:rsidR="00000000" w:rsidRPr="00000000">
        <w:rPr>
          <w:rtl w:val="1"/>
        </w:rPr>
        <w:t xml:space="preserve">دانش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تفسیر</w:t>
      </w:r>
      <w:r w:rsidDel="00000000" w:rsidR="00000000" w:rsidRPr="00000000">
        <w:rPr>
          <w:rtl w:val="1"/>
        </w:rPr>
        <w:t xml:space="preserve"> </w:t>
      </w:r>
      <w:r w:rsidDel="00000000" w:rsidR="00000000" w:rsidRPr="00000000">
        <w:rPr>
          <w:rtl w:val="1"/>
        </w:rPr>
        <w:t xml:space="preserve">شواهد</w:t>
      </w:r>
      <w:r w:rsidDel="00000000" w:rsidR="00000000" w:rsidRPr="00000000">
        <w:rPr>
          <w:rtl w:val="1"/>
        </w:rPr>
        <w:t xml:space="preserve"> </w:t>
      </w:r>
      <w:r w:rsidDel="00000000" w:rsidR="00000000" w:rsidRPr="00000000">
        <w:rPr>
          <w:rtl w:val="1"/>
        </w:rPr>
        <w:t xml:space="preserve">حمایت</w:t>
      </w:r>
      <w:r w:rsidDel="00000000" w:rsidR="00000000" w:rsidRPr="00000000">
        <w:rPr>
          <w:rtl w:val="1"/>
        </w:rPr>
        <w:t xml:space="preserve"> </w:t>
      </w:r>
      <w:r w:rsidDel="00000000" w:rsidR="00000000" w:rsidRPr="00000000">
        <w:rPr>
          <w:rtl w:val="1"/>
        </w:rPr>
        <w:t xml:space="preserve">نمایند</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رویکردها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ساز</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سیاست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اقدامات</w:t>
      </w:r>
      <w:r w:rsidDel="00000000" w:rsidR="00000000" w:rsidRPr="00000000">
        <w:rPr>
          <w:rtl w:val="1"/>
        </w:rPr>
        <w:t xml:space="preserve"> </w:t>
      </w:r>
      <w:r w:rsidDel="00000000" w:rsidR="00000000" w:rsidRPr="00000000">
        <w:rPr>
          <w:rtl w:val="1"/>
        </w:rPr>
        <w:t xml:space="preserve">حفاظتی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شواهد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حفاظت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تنوع</w:t>
      </w:r>
      <w:r w:rsidDel="00000000" w:rsidR="00000000" w:rsidRPr="00000000">
        <w:rPr>
          <w:rtl w:val="1"/>
        </w:rPr>
        <w:t xml:space="preserve"> </w:t>
      </w:r>
      <w:r w:rsidDel="00000000" w:rsidR="00000000" w:rsidRPr="00000000">
        <w:rPr>
          <w:rtl w:val="1"/>
        </w:rPr>
        <w:t xml:space="preserve">زیستی</w:t>
      </w:r>
      <w:r w:rsidDel="00000000" w:rsidR="00000000" w:rsidRPr="00000000">
        <w:rPr>
          <w:rtl w:val="1"/>
        </w:rPr>
        <w:t xml:space="preserve"> </w:t>
      </w:r>
      <w:r w:rsidDel="00000000" w:rsidR="00000000" w:rsidRPr="00000000">
        <w:rPr>
          <w:rtl w:val="1"/>
        </w:rPr>
        <w:t xml:space="preserve">باشد</w:t>
      </w:r>
      <w:r w:rsidDel="00000000" w:rsidR="00000000" w:rsidRPr="00000000">
        <w:rPr>
          <w:rtl w:val="0"/>
        </w:rPr>
        <w:t xml:space="preserve">.</w:t>
      </w:r>
    </w:p>
    <w:p w:rsidR="00000000" w:rsidDel="00000000" w:rsidP="00000000" w:rsidRDefault="00000000" w:rsidRPr="00000000" w14:paraId="00000052">
      <w:pPr>
        <w:spacing w:line="480" w:lineRule="auto"/>
        <w:rPr>
          <w:b w:val="1"/>
          <w:bCs w:val="1"/>
          <w:u w:val="single"/>
        </w:rPr>
      </w:pPr>
      <w:r w:rsidDel="00000000" w:rsidR="00000000" w:rsidRPr="00000000">
        <w:rPr>
          <w:rtl w:val="0"/>
        </w:rPr>
      </w:r>
    </w:p>
    <w:sectPr>
      <w:pgSz w:h="16834" w:w="11909" w:orient="portrait"/>
      <w:pgMar w:bottom="1440" w:top="1440" w:left="1440" w:right="1440" w:header="720" w:footer="720"/>
      <w:lnNumType w:countBy="1" w:start="0" w:restart="continuous"/>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ntiago Perea Arroyo" w:id="0" w:date="2026-06-04T21:57:11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"tienen el potencial de mejorar los resultados en materia de biodiversidad." biodiversity is not improved itself</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5vMDnMsu99HRzPydG39Tx0Aayw==">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